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horzAnchor="margin" w:tblpYSpec="bottom"/>
        <w:tblW w:w="3221" w:type="pct"/>
        <w:tblLook w:val="04A0" w:firstRow="1" w:lastRow="0" w:firstColumn="1" w:lastColumn="0" w:noHBand="0" w:noVBand="1"/>
      </w:tblPr>
      <w:tblGrid>
        <w:gridCol w:w="5661"/>
      </w:tblGrid>
      <w:tr w:rsidR="00046102" w14:paraId="11D7E2DA" w14:textId="77777777" w:rsidTr="00BD7791">
        <w:tc>
          <w:tcPr>
            <w:tcW w:w="5070" w:type="dxa"/>
          </w:tcPr>
          <w:p w14:paraId="65DAB17D" w14:textId="77777777" w:rsidR="00883833" w:rsidRPr="00BD7791" w:rsidRDefault="001E084D">
            <w:pPr>
              <w:pStyle w:val="NoSpacing"/>
              <w:rPr>
                <w:rFonts w:ascii="Cambria" w:hAnsi="Cambria"/>
                <w:b/>
                <w:bCs/>
                <w:color w:val="365F91"/>
                <w:sz w:val="48"/>
                <w:szCs w:val="48"/>
                <w:lang w:val="en-GB"/>
              </w:rPr>
            </w:pPr>
            <w:r w:rsidRPr="00BD7791">
              <w:rPr>
                <w:rFonts w:ascii="Cambria" w:hAnsi="Cambria"/>
                <w:b/>
                <w:bCs/>
                <w:sz w:val="48"/>
                <w:szCs w:val="48"/>
                <w:lang w:val="fr-FR"/>
              </w:rPr>
              <w:t>Planification à Sécurité Intégrée</w:t>
            </w:r>
          </w:p>
        </w:tc>
      </w:tr>
      <w:tr w:rsidR="00046102" w14:paraId="3A51C040" w14:textId="77777777" w:rsidTr="00BD7791">
        <w:tc>
          <w:tcPr>
            <w:tcW w:w="5070" w:type="dxa"/>
          </w:tcPr>
          <w:p w14:paraId="222681E4" w14:textId="77777777" w:rsidR="00883833" w:rsidRPr="00BD7791" w:rsidRDefault="00883833">
            <w:pPr>
              <w:pStyle w:val="NoSpacing"/>
              <w:rPr>
                <w:color w:val="484329"/>
                <w:sz w:val="28"/>
                <w:szCs w:val="28"/>
                <w:lang w:val="en-GB"/>
              </w:rPr>
            </w:pPr>
          </w:p>
        </w:tc>
      </w:tr>
      <w:tr w:rsidR="00046102" w14:paraId="2AA27FE7" w14:textId="77777777" w:rsidTr="00BD7791">
        <w:tc>
          <w:tcPr>
            <w:tcW w:w="5070" w:type="dxa"/>
          </w:tcPr>
          <w:p w14:paraId="6D492878" w14:textId="77777777" w:rsidR="00883833" w:rsidRPr="00BD7791" w:rsidRDefault="00883833">
            <w:pPr>
              <w:pStyle w:val="NoSpacing"/>
              <w:rPr>
                <w:color w:val="484329"/>
                <w:sz w:val="28"/>
                <w:szCs w:val="28"/>
                <w:lang w:val="en-GB"/>
              </w:rPr>
            </w:pPr>
          </w:p>
        </w:tc>
      </w:tr>
      <w:tr w:rsidR="00046102" w14:paraId="35A5019A" w14:textId="77777777" w:rsidTr="00BD7791">
        <w:tc>
          <w:tcPr>
            <w:tcW w:w="5070" w:type="dxa"/>
          </w:tcPr>
          <w:p w14:paraId="37118195" w14:textId="77777777" w:rsidR="00883833" w:rsidRPr="00BD7791" w:rsidRDefault="00883833">
            <w:pPr>
              <w:pStyle w:val="NoSpacing"/>
              <w:rPr>
                <w:lang w:val="en-GB"/>
              </w:rPr>
            </w:pPr>
          </w:p>
        </w:tc>
      </w:tr>
      <w:tr w:rsidR="00046102" w14:paraId="7C298D42" w14:textId="77777777" w:rsidTr="00BD7791">
        <w:tc>
          <w:tcPr>
            <w:tcW w:w="5070" w:type="dxa"/>
          </w:tcPr>
          <w:p w14:paraId="163B4DEF" w14:textId="77777777" w:rsidR="00883833" w:rsidRPr="00BD7791" w:rsidRDefault="00883833">
            <w:pPr>
              <w:pStyle w:val="NoSpacing"/>
              <w:rPr>
                <w:lang w:val="en-GB"/>
              </w:rPr>
            </w:pPr>
          </w:p>
        </w:tc>
      </w:tr>
      <w:tr w:rsidR="00046102" w14:paraId="31F2E21E" w14:textId="77777777" w:rsidTr="00BD7791">
        <w:tc>
          <w:tcPr>
            <w:tcW w:w="5070" w:type="dxa"/>
          </w:tcPr>
          <w:p w14:paraId="611D0919" w14:textId="77777777" w:rsidR="00883833" w:rsidRPr="00BD7791" w:rsidRDefault="001E084D">
            <w:pPr>
              <w:pStyle w:val="NoSpacing"/>
              <w:rPr>
                <w:b/>
                <w:bCs/>
                <w:lang w:val="en-GB"/>
              </w:rPr>
            </w:pPr>
            <w:r w:rsidRPr="00BD7791">
              <w:rPr>
                <w:b/>
                <w:bCs/>
                <w:lang w:val="fr-FR"/>
              </w:rPr>
              <w:t>Association KNX</w:t>
            </w:r>
          </w:p>
        </w:tc>
      </w:tr>
      <w:tr w:rsidR="00046102" w14:paraId="29D7310D" w14:textId="77777777" w:rsidTr="00BD7791">
        <w:tc>
          <w:tcPr>
            <w:tcW w:w="5070" w:type="dxa"/>
          </w:tcPr>
          <w:p w14:paraId="4DD9712A" w14:textId="77777777" w:rsidR="00883833" w:rsidRPr="00BD7791" w:rsidRDefault="00883833">
            <w:pPr>
              <w:pStyle w:val="NoSpacing"/>
              <w:rPr>
                <w:b/>
                <w:bCs/>
                <w:lang w:val="en-GB"/>
              </w:rPr>
            </w:pPr>
          </w:p>
        </w:tc>
      </w:tr>
      <w:tr w:rsidR="00046102" w14:paraId="65948D08" w14:textId="77777777" w:rsidTr="00BD7791">
        <w:tc>
          <w:tcPr>
            <w:tcW w:w="5070" w:type="dxa"/>
          </w:tcPr>
          <w:p w14:paraId="3F817C91" w14:textId="77777777" w:rsidR="00883833" w:rsidRPr="00BD7791" w:rsidRDefault="00883833">
            <w:pPr>
              <w:pStyle w:val="NoSpacing"/>
              <w:rPr>
                <w:b/>
                <w:bCs/>
                <w:lang w:val="en-GB"/>
              </w:rPr>
            </w:pPr>
          </w:p>
        </w:tc>
      </w:tr>
    </w:tbl>
    <w:p w14:paraId="0EF35B41" w14:textId="77777777" w:rsidR="00883833" w:rsidRPr="00BD7791" w:rsidRDefault="00883833">
      <w:pPr>
        <w:rPr>
          <w:lang w:val="en-GB"/>
        </w:rPr>
      </w:pPr>
    </w:p>
    <w:p w14:paraId="29007CF2" w14:textId="77777777" w:rsidR="00883833" w:rsidRPr="00BD7791" w:rsidRDefault="00E95E86">
      <w:pPr>
        <w:rPr>
          <w:lang w:val="en-GB"/>
        </w:rPr>
      </w:pPr>
      <w:r>
        <w:rPr>
          <w:noProof/>
        </w:rPr>
        <w:pict w14:anchorId="437DB401">
          <v:group id="Group 25" o:spid="_x0000_s1026" style="position:absolute;margin-left:1920.15pt;margin-top:0;width:264.55pt;height:690.65pt;z-index:251658240;mso-position-horizontal:right;mso-position-horizontal-relative:page;mso-position-vertical:bottom;mso-position-vertical-relative:page" coordorigin="5531,1258" coordsize="5291,13813">
            <v:shapetype id="_x0000_t32" coordsize="21600,21600" o:spt="32" o:oned="t" path="m,l21600,21600e" filled="f">
              <v:path arrowok="t" fillok="f" o:connecttype="none"/>
              <o:lock v:ext="edit" shapetype="t"/>
            </v:shapetype>
            <v:shape id="AutoShape 26" o:spid="_x0000_s1027" type="#_x0000_t32" style="position:absolute;left:6519;top:1258;width:4303;height:10040;flip:x;visibility:visible;mso-wrap-style:square" o:connectortype="straight" strokecolor="#a7bfde"/>
            <v:group id="Group 27" o:spid="_x0000_s1028" style="position:absolute;left:5531;top:9226;width:5291;height:5845" coordorigin="5531,9226" coordsize="5291,5845">
              <v:shape id="Freeform 28" o:spid="_x0000_s1029" style="position:absolute;left:5531;top:9226;width:5291;height:5845;visibility:visible;mso-wrap-style:square;v-text-anchor:top" coordsize="6418,6670" path="m6418,1185r,5485l1809,6669c974,5889,,3958,1407,1987,2830,,5591,411,6418,1185xe" fillcolor="#a7bfde" stroked="f">
                <v:path arrowok="t" o:connecttype="custom" o:connectlocs="5291,1038;5291,5845;1491,5844;1160,1741;5291,1038" o:connectangles="0,0,0,0,0"/>
              </v:shape>
              <v:oval id="Oval 29" o:spid="_x0000_s1030" style="position:absolute;left:6117;top:10212;width:4526;height:4258;rotation:-5819284fd;flip:y;visibility:visible;mso-wrap-style:square;v-text-anchor:top" fillcolor="#d3dfee" stroked="f" strokecolor="#a7bfde"/>
              <v:oval id="Oval 30" o:spid="_x0000_s1031" style="position:absolute;left:6217;top:10481;width:3424;height:3221;rotation:-5819284fd;flip:y;visibility:visible;mso-wrap-style:square;v-text-anchor:top" fillcolor="#7ba0cd" stroked="f" strokecolor="#a7bfde"/>
            </v:group>
            <w10:wrap anchorx="page" anchory="page"/>
          </v:group>
        </w:pict>
      </w:r>
      <w:r>
        <w:rPr>
          <w:noProof/>
        </w:rPr>
        <w:pict w14:anchorId="1DC67781">
          <v:group id="Group 36" o:spid="_x0000_s1032" style="position:absolute;margin-left:0;margin-top:0;width:464.8pt;height:380.95pt;z-index:251660288;mso-position-horizontal:left;mso-position-horizontal-relative:page;mso-position-vertical:top;mso-position-vertical-relative:page" coordorigin="15,15" coordsize="9296,7619" o:allowincell="f">
            <v:shape id="AutoShape 37" o:spid="_x0000_s1033" type="#_x0000_t32" style="position:absolute;left:15;top:15;width:7512;height:7386;visibility:visible;mso-wrap-style:square" o:connectortype="straight" strokecolor="#a7bfde"/>
            <v:group id="Group 38" o:spid="_x0000_s1034" style="position:absolute;left:7095;top:5418;width:2216;height:2216" coordorigin="7907,4350" coordsize="2216,2216">
              <v:oval id="Oval 39" o:spid="_x0000_s1035" style="position:absolute;left:7907;top:4350;width:2216;height:2216;visibility:visible;mso-wrap-style:square;v-text-anchor:top" fillcolor="#a7bfde" stroked="f"/>
              <v:oval id="Oval 40" o:spid="_x0000_s1036" style="position:absolute;left:7961;top:4684;width:1813;height:1813;visibility:visible;mso-wrap-style:square;v-text-anchor:top" fillcolor="#d3dfee" stroked="f"/>
              <v:oval id="Oval 41" o:spid="_x0000_s1037" style="position:absolute;left:8006;top:5027;width:1375;height:1375;visibility:visible;mso-wrap-style:square;v-text-anchor:top" fillcolor="#7ba0cd" stroked="f"/>
            </v:group>
            <w10:wrap anchorx="page" anchory="page"/>
          </v:group>
        </w:pict>
      </w:r>
      <w:r>
        <w:rPr>
          <w:noProof/>
        </w:rPr>
        <w:pict w14:anchorId="33C27B4D">
          <v:group id="Group 31" o:spid="_x0000_s1038" style="position:absolute;margin-left:2533.5pt;margin-top:0;width:332.7pt;height:227.25pt;z-index:251659264;mso-position-horizontal:right;mso-position-horizontal-relative:margin;mso-position-vertical:top;mso-position-vertical-relative:page" coordorigin="4136,15" coordsize="6654,4545" o:allowincell="f">
            <v:shape id="AutoShape 32" o:spid="_x0000_s1039" type="#_x0000_t32" style="position:absolute;left:4136;top:15;width:3058;height:3855;visibility:visible;mso-wrap-style:square" o:connectortype="straight" strokecolor="#a7bfde"/>
            <v:oval id="Oval 33" o:spid="_x0000_s1040" style="position:absolute;left:6674;top:444;width:4116;height:4116;visibility:visible;mso-wrap-style:square;v-text-anchor:top" fillcolor="#a7bfde" stroked="f"/>
            <v:oval id="Oval 34" o:spid="_x0000_s1041" style="position:absolute;left:6773;top:1058;width:3367;height:3367;visibility:visible;mso-wrap-style:square;v-text-anchor:top" fillcolor="#d3dfee" stroked="f"/>
            <v:oval id="Oval 35" o:spid="_x0000_s1042" style="position:absolute;left:6856;top:1709;width:2553;height:2553;visibility:visible;mso-wrap-style:square;v-text-anchor:top" fillcolor="#7ba0cd" stroked="f"/>
            <w10:wrap anchorx="margin" anchory="page"/>
          </v:group>
        </w:pict>
      </w:r>
    </w:p>
    <w:p w14:paraId="0C5028DD" w14:textId="77777777" w:rsidR="00883833" w:rsidRPr="00BD7791" w:rsidRDefault="001E084D" w:rsidP="00352E35">
      <w:pPr>
        <w:pStyle w:val="TOCHeading"/>
        <w:jc w:val="left"/>
        <w:rPr>
          <w:lang w:val="en-GB"/>
        </w:rPr>
      </w:pPr>
      <w:r w:rsidRPr="00BD7791">
        <w:rPr>
          <w:lang w:val="en-GB"/>
        </w:rPr>
        <w:br w:type="page"/>
      </w:r>
    </w:p>
    <w:p w14:paraId="7A3C569C" w14:textId="77777777" w:rsidR="00883833" w:rsidRPr="00056E8D" w:rsidRDefault="001E084D">
      <w:pPr>
        <w:pStyle w:val="TOCHeading0"/>
        <w:rPr>
          <w:rFonts w:ascii="Arial" w:hAnsi="Arial" w:cs="Arial"/>
          <w:lang w:val="en-GB"/>
        </w:rPr>
      </w:pPr>
      <w:r w:rsidRPr="00056E8D">
        <w:rPr>
          <w:rFonts w:ascii="Arial" w:hAnsi="Arial" w:cs="Arial"/>
          <w:bCs w:val="0"/>
          <w:lang w:val="fr-FR"/>
        </w:rPr>
        <w:lastRenderedPageBreak/>
        <w:t>Table des Matières</w:t>
      </w:r>
    </w:p>
    <w:p w14:paraId="77D3A4F1" w14:textId="77777777" w:rsidR="00965D5F" w:rsidRPr="00965D5F" w:rsidRDefault="001E084D">
      <w:pPr>
        <w:pStyle w:val="TOC1"/>
        <w:tabs>
          <w:tab w:val="left" w:pos="480"/>
          <w:tab w:val="right" w:leader="dot" w:pos="8778"/>
        </w:tabs>
        <w:rPr>
          <w:rFonts w:ascii="Arial" w:eastAsiaTheme="minorEastAsia" w:hAnsi="Arial"/>
          <w:b w:val="0"/>
          <w:bCs w:val="0"/>
          <w:i w:val="0"/>
          <w:iCs w:val="0"/>
          <w:noProof/>
          <w:szCs w:val="22"/>
        </w:rPr>
      </w:pPr>
      <w:r w:rsidRPr="00965D5F">
        <w:rPr>
          <w:rFonts w:ascii="Arial" w:hAnsi="Arial"/>
          <w:b w:val="0"/>
          <w:bCs w:val="0"/>
          <w:i w:val="0"/>
          <w:iCs w:val="0"/>
          <w:szCs w:val="22"/>
          <w:lang w:val="en-GB"/>
        </w:rPr>
        <w:fldChar w:fldCharType="begin"/>
      </w:r>
      <w:r w:rsidRPr="00965D5F">
        <w:rPr>
          <w:rFonts w:ascii="Arial" w:hAnsi="Arial"/>
          <w:b w:val="0"/>
          <w:bCs w:val="0"/>
          <w:i w:val="0"/>
          <w:iCs w:val="0"/>
          <w:szCs w:val="22"/>
          <w:lang w:val="en-GB"/>
        </w:rPr>
        <w:instrText xml:space="preserve"> TOC \o "1-3" \h \z \u </w:instrText>
      </w:r>
      <w:r w:rsidRPr="00965D5F">
        <w:rPr>
          <w:rFonts w:ascii="Arial" w:hAnsi="Arial"/>
          <w:b w:val="0"/>
          <w:bCs w:val="0"/>
          <w:i w:val="0"/>
          <w:iCs w:val="0"/>
          <w:szCs w:val="22"/>
          <w:lang w:val="en-GB"/>
        </w:rPr>
        <w:fldChar w:fldCharType="separate"/>
      </w:r>
      <w:hyperlink w:anchor="_Toc19616797" w:history="1">
        <w:r w:rsidR="00965D5F" w:rsidRPr="00965D5F">
          <w:rPr>
            <w:rStyle w:val="Hyperlink"/>
            <w:rFonts w:ascii="Arial" w:hAnsi="Arial"/>
            <w:noProof/>
            <w:lang w:val="en-GB"/>
          </w:rPr>
          <w:t>1</w:t>
        </w:r>
        <w:r w:rsidR="00965D5F" w:rsidRPr="00965D5F">
          <w:rPr>
            <w:rFonts w:ascii="Arial" w:eastAsiaTheme="minorEastAsia" w:hAnsi="Arial"/>
            <w:b w:val="0"/>
            <w:bCs w:val="0"/>
            <w:i w:val="0"/>
            <w:iCs w:val="0"/>
            <w:noProof/>
            <w:szCs w:val="22"/>
          </w:rPr>
          <w:tab/>
        </w:r>
        <w:r w:rsidR="00965D5F" w:rsidRPr="00965D5F">
          <w:rPr>
            <w:rStyle w:val="Hyperlink"/>
            <w:rFonts w:ascii="Arial" w:hAnsi="Arial"/>
            <w:noProof/>
            <w:lang w:val="fr-FR"/>
          </w:rPr>
          <w:t>Général</w:t>
        </w:r>
        <w:r w:rsidR="00965D5F" w:rsidRPr="00965D5F">
          <w:rPr>
            <w:rFonts w:ascii="Arial" w:hAnsi="Arial"/>
            <w:noProof/>
            <w:webHidden/>
          </w:rPr>
          <w:tab/>
        </w:r>
        <w:r w:rsidR="00965D5F" w:rsidRPr="00965D5F">
          <w:rPr>
            <w:rFonts w:ascii="Arial" w:hAnsi="Arial"/>
            <w:noProof/>
            <w:webHidden/>
          </w:rPr>
          <w:fldChar w:fldCharType="begin"/>
        </w:r>
        <w:r w:rsidR="00965D5F" w:rsidRPr="00965D5F">
          <w:rPr>
            <w:rFonts w:ascii="Arial" w:hAnsi="Arial"/>
            <w:noProof/>
            <w:webHidden/>
          </w:rPr>
          <w:instrText xml:space="preserve"> PAGEREF _Toc19616797 \h </w:instrText>
        </w:r>
        <w:r w:rsidR="00965D5F" w:rsidRPr="00965D5F">
          <w:rPr>
            <w:rFonts w:ascii="Arial" w:hAnsi="Arial"/>
            <w:noProof/>
            <w:webHidden/>
          </w:rPr>
        </w:r>
        <w:r w:rsidR="00965D5F" w:rsidRPr="00965D5F">
          <w:rPr>
            <w:rFonts w:ascii="Arial" w:hAnsi="Arial"/>
            <w:noProof/>
            <w:webHidden/>
          </w:rPr>
          <w:fldChar w:fldCharType="separate"/>
        </w:r>
        <w:r w:rsidR="00C13B77">
          <w:rPr>
            <w:rFonts w:ascii="Arial" w:hAnsi="Arial"/>
            <w:noProof/>
            <w:webHidden/>
          </w:rPr>
          <w:t>3</w:t>
        </w:r>
        <w:r w:rsidR="00965D5F" w:rsidRPr="00965D5F">
          <w:rPr>
            <w:rFonts w:ascii="Arial" w:hAnsi="Arial"/>
            <w:noProof/>
            <w:webHidden/>
          </w:rPr>
          <w:fldChar w:fldCharType="end"/>
        </w:r>
      </w:hyperlink>
    </w:p>
    <w:p w14:paraId="0D6B9E93" w14:textId="77777777" w:rsidR="00965D5F" w:rsidRPr="00965D5F" w:rsidRDefault="00965D5F">
      <w:pPr>
        <w:pStyle w:val="TOC1"/>
        <w:tabs>
          <w:tab w:val="left" w:pos="480"/>
          <w:tab w:val="right" w:leader="dot" w:pos="8778"/>
        </w:tabs>
        <w:rPr>
          <w:rFonts w:ascii="Arial" w:eastAsiaTheme="minorEastAsia" w:hAnsi="Arial"/>
          <w:b w:val="0"/>
          <w:bCs w:val="0"/>
          <w:i w:val="0"/>
          <w:iCs w:val="0"/>
          <w:noProof/>
          <w:szCs w:val="22"/>
        </w:rPr>
      </w:pPr>
      <w:hyperlink w:anchor="_Toc19616798" w:history="1">
        <w:r w:rsidRPr="00965D5F">
          <w:rPr>
            <w:rStyle w:val="Hyperlink"/>
            <w:rFonts w:ascii="Arial" w:hAnsi="Arial"/>
            <w:noProof/>
          </w:rPr>
          <w:t>2</w:t>
        </w:r>
        <w:r w:rsidRPr="00965D5F">
          <w:rPr>
            <w:rFonts w:ascii="Arial" w:eastAsiaTheme="minorEastAsia" w:hAnsi="Arial"/>
            <w:b w:val="0"/>
            <w:bCs w:val="0"/>
            <w:i w:val="0"/>
            <w:iCs w:val="0"/>
            <w:noProof/>
            <w:szCs w:val="22"/>
          </w:rPr>
          <w:tab/>
        </w:r>
        <w:r w:rsidRPr="00965D5F">
          <w:rPr>
            <w:rStyle w:val="Hyperlink"/>
            <w:rFonts w:ascii="Arial" w:hAnsi="Arial"/>
            <w:noProof/>
            <w:lang w:val="fr-FR"/>
          </w:rPr>
          <w:t>Mesures Logicielles</w:t>
        </w:r>
        <w:r w:rsidRPr="00965D5F">
          <w:rPr>
            <w:rFonts w:ascii="Arial" w:hAnsi="Arial"/>
            <w:noProof/>
            <w:webHidden/>
          </w:rPr>
          <w:tab/>
        </w:r>
        <w:r w:rsidRPr="00965D5F">
          <w:rPr>
            <w:rFonts w:ascii="Arial" w:hAnsi="Arial"/>
            <w:noProof/>
            <w:webHidden/>
          </w:rPr>
          <w:fldChar w:fldCharType="begin"/>
        </w:r>
        <w:r w:rsidRPr="00965D5F">
          <w:rPr>
            <w:rFonts w:ascii="Arial" w:hAnsi="Arial"/>
            <w:noProof/>
            <w:webHidden/>
          </w:rPr>
          <w:instrText xml:space="preserve"> PAGEREF _Toc19616798 \h </w:instrText>
        </w:r>
        <w:r w:rsidRPr="00965D5F">
          <w:rPr>
            <w:rFonts w:ascii="Arial" w:hAnsi="Arial"/>
            <w:noProof/>
            <w:webHidden/>
          </w:rPr>
        </w:r>
        <w:r w:rsidRPr="00965D5F">
          <w:rPr>
            <w:rFonts w:ascii="Arial" w:hAnsi="Arial"/>
            <w:noProof/>
            <w:webHidden/>
          </w:rPr>
          <w:fldChar w:fldCharType="separate"/>
        </w:r>
        <w:r w:rsidR="00C13B77">
          <w:rPr>
            <w:rFonts w:ascii="Arial" w:hAnsi="Arial"/>
            <w:noProof/>
            <w:webHidden/>
          </w:rPr>
          <w:t>3</w:t>
        </w:r>
        <w:r w:rsidRPr="00965D5F">
          <w:rPr>
            <w:rFonts w:ascii="Arial" w:hAnsi="Arial"/>
            <w:noProof/>
            <w:webHidden/>
          </w:rPr>
          <w:fldChar w:fldCharType="end"/>
        </w:r>
      </w:hyperlink>
    </w:p>
    <w:p w14:paraId="74AF2BF7" w14:textId="77777777" w:rsidR="00965D5F" w:rsidRPr="00965D5F" w:rsidRDefault="00965D5F">
      <w:pPr>
        <w:pStyle w:val="TOC2"/>
        <w:tabs>
          <w:tab w:val="left" w:pos="960"/>
          <w:tab w:val="right" w:leader="dot" w:pos="8778"/>
        </w:tabs>
        <w:rPr>
          <w:rFonts w:eastAsiaTheme="minorEastAsia"/>
          <w:b w:val="0"/>
          <w:bCs w:val="0"/>
          <w:noProof/>
        </w:rPr>
      </w:pPr>
      <w:hyperlink w:anchor="_Toc19616799" w:history="1">
        <w:r w:rsidRPr="00965D5F">
          <w:rPr>
            <w:rStyle w:val="Hyperlink"/>
            <w:noProof/>
          </w:rPr>
          <w:t>2.1</w:t>
        </w:r>
        <w:r w:rsidRPr="00965D5F">
          <w:rPr>
            <w:rFonts w:eastAsiaTheme="minorEastAsia"/>
            <w:b w:val="0"/>
            <w:bCs w:val="0"/>
            <w:noProof/>
          </w:rPr>
          <w:tab/>
        </w:r>
        <w:r w:rsidRPr="00965D5F">
          <w:rPr>
            <w:rStyle w:val="Hyperlink"/>
            <w:noProof/>
            <w:lang w:val="fr-FR"/>
          </w:rPr>
          <w:t>Télégrammes Cycliques pour la Surveillance</w:t>
        </w:r>
        <w:r w:rsidRPr="00965D5F">
          <w:rPr>
            <w:noProof/>
            <w:webHidden/>
          </w:rPr>
          <w:tab/>
        </w:r>
        <w:r w:rsidRPr="00965D5F">
          <w:rPr>
            <w:noProof/>
            <w:webHidden/>
          </w:rPr>
          <w:fldChar w:fldCharType="begin"/>
        </w:r>
        <w:r w:rsidRPr="00965D5F">
          <w:rPr>
            <w:noProof/>
            <w:webHidden/>
          </w:rPr>
          <w:instrText xml:space="preserve"> PAGEREF _Toc19616799 \h </w:instrText>
        </w:r>
        <w:r w:rsidRPr="00965D5F">
          <w:rPr>
            <w:noProof/>
            <w:webHidden/>
          </w:rPr>
        </w:r>
        <w:r w:rsidRPr="00965D5F">
          <w:rPr>
            <w:noProof/>
            <w:webHidden/>
          </w:rPr>
          <w:fldChar w:fldCharType="separate"/>
        </w:r>
        <w:r w:rsidR="00C13B77">
          <w:rPr>
            <w:noProof/>
            <w:webHidden/>
          </w:rPr>
          <w:t>3</w:t>
        </w:r>
        <w:r w:rsidRPr="00965D5F">
          <w:rPr>
            <w:noProof/>
            <w:webHidden/>
          </w:rPr>
          <w:fldChar w:fldCharType="end"/>
        </w:r>
      </w:hyperlink>
    </w:p>
    <w:p w14:paraId="7F369644" w14:textId="77777777" w:rsidR="00965D5F" w:rsidRPr="00965D5F" w:rsidRDefault="00965D5F">
      <w:pPr>
        <w:pStyle w:val="TOC2"/>
        <w:tabs>
          <w:tab w:val="left" w:pos="960"/>
          <w:tab w:val="right" w:leader="dot" w:pos="8778"/>
        </w:tabs>
        <w:rPr>
          <w:rFonts w:eastAsiaTheme="minorEastAsia"/>
          <w:b w:val="0"/>
          <w:bCs w:val="0"/>
          <w:noProof/>
        </w:rPr>
      </w:pPr>
      <w:hyperlink w:anchor="_Toc19616800" w:history="1">
        <w:r w:rsidRPr="00965D5F">
          <w:rPr>
            <w:rStyle w:val="Hyperlink"/>
            <w:noProof/>
            <w:lang w:val="en-GB"/>
          </w:rPr>
          <w:t>2.2</w:t>
        </w:r>
        <w:r w:rsidRPr="00965D5F">
          <w:rPr>
            <w:rFonts w:eastAsiaTheme="minorEastAsia"/>
            <w:b w:val="0"/>
            <w:bCs w:val="0"/>
            <w:noProof/>
          </w:rPr>
          <w:tab/>
        </w:r>
        <w:r w:rsidRPr="00965D5F">
          <w:rPr>
            <w:rStyle w:val="Hyperlink"/>
            <w:noProof/>
            <w:lang w:val="fr-FR"/>
          </w:rPr>
          <w:t>Paramétrage d'une Station Météo</w:t>
        </w:r>
        <w:r w:rsidRPr="00965D5F">
          <w:rPr>
            <w:noProof/>
            <w:webHidden/>
          </w:rPr>
          <w:tab/>
        </w:r>
        <w:r w:rsidRPr="00965D5F">
          <w:rPr>
            <w:noProof/>
            <w:webHidden/>
          </w:rPr>
          <w:fldChar w:fldCharType="begin"/>
        </w:r>
        <w:r w:rsidRPr="00965D5F">
          <w:rPr>
            <w:noProof/>
            <w:webHidden/>
          </w:rPr>
          <w:instrText xml:space="preserve"> PAGEREF _Toc19616800 \h </w:instrText>
        </w:r>
        <w:r w:rsidRPr="00965D5F">
          <w:rPr>
            <w:noProof/>
            <w:webHidden/>
          </w:rPr>
        </w:r>
        <w:r w:rsidRPr="00965D5F">
          <w:rPr>
            <w:noProof/>
            <w:webHidden/>
          </w:rPr>
          <w:fldChar w:fldCharType="separate"/>
        </w:r>
        <w:r w:rsidR="00C13B77">
          <w:rPr>
            <w:noProof/>
            <w:webHidden/>
          </w:rPr>
          <w:t>4</w:t>
        </w:r>
        <w:r w:rsidRPr="00965D5F">
          <w:rPr>
            <w:noProof/>
            <w:webHidden/>
          </w:rPr>
          <w:fldChar w:fldCharType="end"/>
        </w:r>
      </w:hyperlink>
    </w:p>
    <w:p w14:paraId="6C2FB280" w14:textId="77777777" w:rsidR="00965D5F" w:rsidRPr="00965D5F" w:rsidRDefault="00965D5F">
      <w:pPr>
        <w:pStyle w:val="TOC2"/>
        <w:tabs>
          <w:tab w:val="left" w:pos="960"/>
          <w:tab w:val="right" w:leader="dot" w:pos="8778"/>
        </w:tabs>
        <w:rPr>
          <w:rFonts w:eastAsiaTheme="minorEastAsia"/>
          <w:b w:val="0"/>
          <w:bCs w:val="0"/>
          <w:noProof/>
        </w:rPr>
      </w:pPr>
      <w:hyperlink w:anchor="_Toc19616801" w:history="1">
        <w:r w:rsidRPr="00965D5F">
          <w:rPr>
            <w:rStyle w:val="Hyperlink"/>
            <w:noProof/>
          </w:rPr>
          <w:t>2.3</w:t>
        </w:r>
        <w:r w:rsidRPr="00965D5F">
          <w:rPr>
            <w:rFonts w:eastAsiaTheme="minorEastAsia"/>
            <w:b w:val="0"/>
            <w:bCs w:val="0"/>
            <w:noProof/>
          </w:rPr>
          <w:tab/>
        </w:r>
        <w:r w:rsidRPr="00965D5F">
          <w:rPr>
            <w:rStyle w:val="Hyperlink"/>
            <w:noProof/>
            <w:lang w:val="fr-FR"/>
          </w:rPr>
          <w:t>Priorité d'un Télégramme</w:t>
        </w:r>
        <w:r w:rsidRPr="00965D5F">
          <w:rPr>
            <w:noProof/>
            <w:webHidden/>
          </w:rPr>
          <w:tab/>
        </w:r>
        <w:r w:rsidRPr="00965D5F">
          <w:rPr>
            <w:noProof/>
            <w:webHidden/>
          </w:rPr>
          <w:fldChar w:fldCharType="begin"/>
        </w:r>
        <w:r w:rsidRPr="00965D5F">
          <w:rPr>
            <w:noProof/>
            <w:webHidden/>
          </w:rPr>
          <w:instrText xml:space="preserve"> PAGEREF _Toc19616801 \h </w:instrText>
        </w:r>
        <w:r w:rsidRPr="00965D5F">
          <w:rPr>
            <w:noProof/>
            <w:webHidden/>
          </w:rPr>
        </w:r>
        <w:r w:rsidRPr="00965D5F">
          <w:rPr>
            <w:noProof/>
            <w:webHidden/>
          </w:rPr>
          <w:fldChar w:fldCharType="separate"/>
        </w:r>
        <w:r w:rsidR="00C13B77">
          <w:rPr>
            <w:noProof/>
            <w:webHidden/>
          </w:rPr>
          <w:t>5</w:t>
        </w:r>
        <w:r w:rsidRPr="00965D5F">
          <w:rPr>
            <w:noProof/>
            <w:webHidden/>
          </w:rPr>
          <w:fldChar w:fldCharType="end"/>
        </w:r>
      </w:hyperlink>
    </w:p>
    <w:p w14:paraId="7CDFC5D1" w14:textId="77777777" w:rsidR="00965D5F" w:rsidRPr="00965D5F" w:rsidRDefault="00965D5F">
      <w:pPr>
        <w:pStyle w:val="TOC2"/>
        <w:tabs>
          <w:tab w:val="left" w:pos="960"/>
          <w:tab w:val="right" w:leader="dot" w:pos="8778"/>
        </w:tabs>
        <w:rPr>
          <w:rFonts w:eastAsiaTheme="minorEastAsia"/>
          <w:b w:val="0"/>
          <w:bCs w:val="0"/>
          <w:noProof/>
        </w:rPr>
      </w:pPr>
      <w:hyperlink w:anchor="_Toc19616802" w:history="1">
        <w:r w:rsidRPr="00965D5F">
          <w:rPr>
            <w:rStyle w:val="Hyperlink"/>
            <w:noProof/>
            <w:lang w:val="fr-FR"/>
          </w:rPr>
          <w:t>2.4</w:t>
        </w:r>
        <w:r w:rsidRPr="00965D5F">
          <w:rPr>
            <w:rFonts w:eastAsiaTheme="minorEastAsia"/>
            <w:b w:val="0"/>
            <w:bCs w:val="0"/>
            <w:noProof/>
          </w:rPr>
          <w:tab/>
        </w:r>
        <w:r w:rsidRPr="00965D5F">
          <w:rPr>
            <w:rStyle w:val="Hyperlink"/>
            <w:noProof/>
            <w:lang w:val="fr-FR"/>
          </w:rPr>
          <w:t>Comportement après le Rétablissement de la Tension du Bus</w:t>
        </w:r>
        <w:r w:rsidRPr="00965D5F">
          <w:rPr>
            <w:noProof/>
            <w:webHidden/>
          </w:rPr>
          <w:tab/>
        </w:r>
        <w:r w:rsidRPr="00965D5F">
          <w:rPr>
            <w:noProof/>
            <w:webHidden/>
          </w:rPr>
          <w:fldChar w:fldCharType="begin"/>
        </w:r>
        <w:r w:rsidRPr="00965D5F">
          <w:rPr>
            <w:noProof/>
            <w:webHidden/>
          </w:rPr>
          <w:instrText xml:space="preserve"> PAGEREF _Toc19616802 \h </w:instrText>
        </w:r>
        <w:r w:rsidRPr="00965D5F">
          <w:rPr>
            <w:noProof/>
            <w:webHidden/>
          </w:rPr>
        </w:r>
        <w:r w:rsidRPr="00965D5F">
          <w:rPr>
            <w:noProof/>
            <w:webHidden/>
          </w:rPr>
          <w:fldChar w:fldCharType="separate"/>
        </w:r>
        <w:r w:rsidR="00C13B77">
          <w:rPr>
            <w:noProof/>
            <w:webHidden/>
          </w:rPr>
          <w:t>6</w:t>
        </w:r>
        <w:r w:rsidRPr="00965D5F">
          <w:rPr>
            <w:noProof/>
            <w:webHidden/>
          </w:rPr>
          <w:fldChar w:fldCharType="end"/>
        </w:r>
      </w:hyperlink>
    </w:p>
    <w:p w14:paraId="2FB4E3BB" w14:textId="77777777" w:rsidR="00965D5F" w:rsidRPr="00965D5F" w:rsidRDefault="00965D5F">
      <w:pPr>
        <w:pStyle w:val="TOC2"/>
        <w:tabs>
          <w:tab w:val="left" w:pos="960"/>
          <w:tab w:val="right" w:leader="dot" w:pos="8778"/>
        </w:tabs>
        <w:rPr>
          <w:rFonts w:eastAsiaTheme="minorEastAsia"/>
          <w:b w:val="0"/>
          <w:bCs w:val="0"/>
          <w:noProof/>
        </w:rPr>
      </w:pPr>
      <w:hyperlink w:anchor="_Toc19616803" w:history="1">
        <w:r w:rsidRPr="00965D5F">
          <w:rPr>
            <w:rStyle w:val="Hyperlink"/>
            <w:noProof/>
            <w:lang w:val="fr-FR"/>
          </w:rPr>
          <w:t>2.5</w:t>
        </w:r>
        <w:r w:rsidRPr="00965D5F">
          <w:rPr>
            <w:rFonts w:eastAsiaTheme="minorEastAsia"/>
            <w:b w:val="0"/>
            <w:bCs w:val="0"/>
            <w:noProof/>
          </w:rPr>
          <w:tab/>
        </w:r>
        <w:r w:rsidRPr="00965D5F">
          <w:rPr>
            <w:rStyle w:val="Hyperlink"/>
            <w:noProof/>
            <w:lang w:val="fr-FR"/>
          </w:rPr>
          <w:t>Surveillance de la Tension du Bus</w:t>
        </w:r>
        <w:r w:rsidRPr="00965D5F">
          <w:rPr>
            <w:noProof/>
            <w:webHidden/>
          </w:rPr>
          <w:tab/>
        </w:r>
        <w:r w:rsidRPr="00965D5F">
          <w:rPr>
            <w:noProof/>
            <w:webHidden/>
          </w:rPr>
          <w:fldChar w:fldCharType="begin"/>
        </w:r>
        <w:r w:rsidRPr="00965D5F">
          <w:rPr>
            <w:noProof/>
            <w:webHidden/>
          </w:rPr>
          <w:instrText xml:space="preserve"> PAGEREF _Toc19616803 \h </w:instrText>
        </w:r>
        <w:r w:rsidRPr="00965D5F">
          <w:rPr>
            <w:noProof/>
            <w:webHidden/>
          </w:rPr>
        </w:r>
        <w:r w:rsidRPr="00965D5F">
          <w:rPr>
            <w:noProof/>
            <w:webHidden/>
          </w:rPr>
          <w:fldChar w:fldCharType="separate"/>
        </w:r>
        <w:r w:rsidR="00C13B77">
          <w:rPr>
            <w:noProof/>
            <w:webHidden/>
          </w:rPr>
          <w:t>7</w:t>
        </w:r>
        <w:r w:rsidRPr="00965D5F">
          <w:rPr>
            <w:noProof/>
            <w:webHidden/>
          </w:rPr>
          <w:fldChar w:fldCharType="end"/>
        </w:r>
      </w:hyperlink>
    </w:p>
    <w:p w14:paraId="499139B3" w14:textId="77777777" w:rsidR="00965D5F" w:rsidRPr="00965D5F" w:rsidRDefault="00965D5F">
      <w:pPr>
        <w:pStyle w:val="TOC1"/>
        <w:tabs>
          <w:tab w:val="left" w:pos="480"/>
          <w:tab w:val="right" w:leader="dot" w:pos="8778"/>
        </w:tabs>
        <w:rPr>
          <w:rFonts w:ascii="Arial" w:eastAsiaTheme="minorEastAsia" w:hAnsi="Arial"/>
          <w:b w:val="0"/>
          <w:bCs w:val="0"/>
          <w:i w:val="0"/>
          <w:iCs w:val="0"/>
          <w:noProof/>
          <w:szCs w:val="22"/>
        </w:rPr>
      </w:pPr>
      <w:hyperlink w:anchor="_Toc19616804" w:history="1">
        <w:r w:rsidRPr="00965D5F">
          <w:rPr>
            <w:rStyle w:val="Hyperlink"/>
            <w:rFonts w:ascii="Arial" w:hAnsi="Arial"/>
            <w:noProof/>
            <w:lang w:val="fr-FR"/>
          </w:rPr>
          <w:t>3</w:t>
        </w:r>
        <w:r w:rsidRPr="00965D5F">
          <w:rPr>
            <w:rFonts w:ascii="Arial" w:eastAsiaTheme="minorEastAsia" w:hAnsi="Arial"/>
            <w:b w:val="0"/>
            <w:bCs w:val="0"/>
            <w:i w:val="0"/>
            <w:iCs w:val="0"/>
            <w:noProof/>
            <w:szCs w:val="22"/>
          </w:rPr>
          <w:tab/>
        </w:r>
        <w:r w:rsidRPr="00965D5F">
          <w:rPr>
            <w:rStyle w:val="Hyperlink"/>
            <w:rFonts w:ascii="Arial" w:hAnsi="Arial"/>
            <w:noProof/>
            <w:lang w:val="fr-FR"/>
          </w:rPr>
          <w:t>Étapes vers une installation KNX infaillible</w:t>
        </w:r>
        <w:r w:rsidRPr="00965D5F">
          <w:rPr>
            <w:rFonts w:ascii="Arial" w:hAnsi="Arial"/>
            <w:noProof/>
            <w:webHidden/>
          </w:rPr>
          <w:tab/>
        </w:r>
        <w:r w:rsidRPr="00965D5F">
          <w:rPr>
            <w:rFonts w:ascii="Arial" w:hAnsi="Arial"/>
            <w:noProof/>
            <w:webHidden/>
          </w:rPr>
          <w:fldChar w:fldCharType="begin"/>
        </w:r>
        <w:r w:rsidRPr="00965D5F">
          <w:rPr>
            <w:rFonts w:ascii="Arial" w:hAnsi="Arial"/>
            <w:noProof/>
            <w:webHidden/>
          </w:rPr>
          <w:instrText xml:space="preserve"> PAGEREF _Toc19616804 \h </w:instrText>
        </w:r>
        <w:r w:rsidRPr="00965D5F">
          <w:rPr>
            <w:rFonts w:ascii="Arial" w:hAnsi="Arial"/>
            <w:noProof/>
            <w:webHidden/>
          </w:rPr>
        </w:r>
        <w:r w:rsidRPr="00965D5F">
          <w:rPr>
            <w:rFonts w:ascii="Arial" w:hAnsi="Arial"/>
            <w:noProof/>
            <w:webHidden/>
          </w:rPr>
          <w:fldChar w:fldCharType="separate"/>
        </w:r>
        <w:r w:rsidR="00C13B77">
          <w:rPr>
            <w:rFonts w:ascii="Arial" w:hAnsi="Arial"/>
            <w:noProof/>
            <w:webHidden/>
          </w:rPr>
          <w:t>8</w:t>
        </w:r>
        <w:r w:rsidRPr="00965D5F">
          <w:rPr>
            <w:rFonts w:ascii="Arial" w:hAnsi="Arial"/>
            <w:noProof/>
            <w:webHidden/>
          </w:rPr>
          <w:fldChar w:fldCharType="end"/>
        </w:r>
      </w:hyperlink>
    </w:p>
    <w:p w14:paraId="635F6DC7" w14:textId="77777777" w:rsidR="00965D5F" w:rsidRPr="00965D5F" w:rsidRDefault="00965D5F">
      <w:pPr>
        <w:pStyle w:val="TOC2"/>
        <w:tabs>
          <w:tab w:val="left" w:pos="960"/>
          <w:tab w:val="right" w:leader="dot" w:pos="8778"/>
        </w:tabs>
        <w:rPr>
          <w:rFonts w:eastAsiaTheme="minorEastAsia"/>
          <w:b w:val="0"/>
          <w:bCs w:val="0"/>
          <w:noProof/>
        </w:rPr>
      </w:pPr>
      <w:hyperlink w:anchor="_Toc19616805" w:history="1">
        <w:r w:rsidRPr="00965D5F">
          <w:rPr>
            <w:rStyle w:val="Hyperlink"/>
            <w:noProof/>
          </w:rPr>
          <w:t>3.1</w:t>
        </w:r>
        <w:r w:rsidRPr="00965D5F">
          <w:rPr>
            <w:rFonts w:eastAsiaTheme="minorEastAsia"/>
            <w:b w:val="0"/>
            <w:bCs w:val="0"/>
            <w:noProof/>
          </w:rPr>
          <w:tab/>
        </w:r>
        <w:r w:rsidRPr="00965D5F">
          <w:rPr>
            <w:rStyle w:val="Hyperlink"/>
            <w:noProof/>
            <w:lang w:val="fr-FR"/>
          </w:rPr>
          <w:t>Système Distribué avec Contrôleurs</w:t>
        </w:r>
        <w:r w:rsidRPr="00965D5F">
          <w:rPr>
            <w:noProof/>
            <w:webHidden/>
          </w:rPr>
          <w:tab/>
        </w:r>
        <w:r w:rsidRPr="00965D5F">
          <w:rPr>
            <w:noProof/>
            <w:webHidden/>
          </w:rPr>
          <w:fldChar w:fldCharType="begin"/>
        </w:r>
        <w:r w:rsidRPr="00965D5F">
          <w:rPr>
            <w:noProof/>
            <w:webHidden/>
          </w:rPr>
          <w:instrText xml:space="preserve"> PAGEREF _Toc19616805 \h </w:instrText>
        </w:r>
        <w:r w:rsidRPr="00965D5F">
          <w:rPr>
            <w:noProof/>
            <w:webHidden/>
          </w:rPr>
        </w:r>
        <w:r w:rsidRPr="00965D5F">
          <w:rPr>
            <w:noProof/>
            <w:webHidden/>
          </w:rPr>
          <w:fldChar w:fldCharType="separate"/>
        </w:r>
        <w:r w:rsidR="00C13B77">
          <w:rPr>
            <w:noProof/>
            <w:webHidden/>
          </w:rPr>
          <w:t>8</w:t>
        </w:r>
        <w:r w:rsidRPr="00965D5F">
          <w:rPr>
            <w:noProof/>
            <w:webHidden/>
          </w:rPr>
          <w:fldChar w:fldCharType="end"/>
        </w:r>
      </w:hyperlink>
    </w:p>
    <w:p w14:paraId="5F035EC2" w14:textId="77777777" w:rsidR="00965D5F" w:rsidRPr="00965D5F" w:rsidRDefault="00965D5F">
      <w:pPr>
        <w:pStyle w:val="TOC2"/>
        <w:tabs>
          <w:tab w:val="left" w:pos="960"/>
          <w:tab w:val="right" w:leader="dot" w:pos="8778"/>
        </w:tabs>
        <w:rPr>
          <w:rFonts w:eastAsiaTheme="minorEastAsia"/>
          <w:b w:val="0"/>
          <w:bCs w:val="0"/>
          <w:noProof/>
        </w:rPr>
      </w:pPr>
      <w:hyperlink w:anchor="_Toc19616806" w:history="1">
        <w:r w:rsidRPr="00965D5F">
          <w:rPr>
            <w:rStyle w:val="Hyperlink"/>
            <w:noProof/>
            <w:lang w:val="fr-FR"/>
          </w:rPr>
          <w:t>3.2</w:t>
        </w:r>
        <w:r w:rsidRPr="00965D5F">
          <w:rPr>
            <w:rFonts w:eastAsiaTheme="minorEastAsia"/>
            <w:b w:val="0"/>
            <w:bCs w:val="0"/>
            <w:noProof/>
          </w:rPr>
          <w:tab/>
        </w:r>
        <w:r w:rsidRPr="00965D5F">
          <w:rPr>
            <w:rStyle w:val="Hyperlink"/>
            <w:noProof/>
            <w:lang w:val="fr-FR"/>
          </w:rPr>
          <w:t>Modules Logiques et Visualisation en liaison avec les Coupleurs</w:t>
        </w:r>
        <w:r w:rsidRPr="00965D5F">
          <w:rPr>
            <w:noProof/>
            <w:webHidden/>
          </w:rPr>
          <w:tab/>
        </w:r>
        <w:r w:rsidRPr="00965D5F">
          <w:rPr>
            <w:noProof/>
            <w:webHidden/>
          </w:rPr>
          <w:fldChar w:fldCharType="begin"/>
        </w:r>
        <w:r w:rsidRPr="00965D5F">
          <w:rPr>
            <w:noProof/>
            <w:webHidden/>
          </w:rPr>
          <w:instrText xml:space="preserve"> PAGEREF _Toc19616806 \h </w:instrText>
        </w:r>
        <w:r w:rsidRPr="00965D5F">
          <w:rPr>
            <w:noProof/>
            <w:webHidden/>
          </w:rPr>
        </w:r>
        <w:r w:rsidRPr="00965D5F">
          <w:rPr>
            <w:noProof/>
            <w:webHidden/>
          </w:rPr>
          <w:fldChar w:fldCharType="separate"/>
        </w:r>
        <w:r w:rsidR="00C13B77">
          <w:rPr>
            <w:noProof/>
            <w:webHidden/>
          </w:rPr>
          <w:t>9</w:t>
        </w:r>
        <w:r w:rsidRPr="00965D5F">
          <w:rPr>
            <w:noProof/>
            <w:webHidden/>
          </w:rPr>
          <w:fldChar w:fldCharType="end"/>
        </w:r>
      </w:hyperlink>
    </w:p>
    <w:p w14:paraId="1F570ECC" w14:textId="77777777" w:rsidR="00965D5F" w:rsidRPr="00965D5F" w:rsidRDefault="00965D5F">
      <w:pPr>
        <w:pStyle w:val="TOC2"/>
        <w:tabs>
          <w:tab w:val="left" w:pos="960"/>
          <w:tab w:val="right" w:leader="dot" w:pos="8778"/>
        </w:tabs>
        <w:rPr>
          <w:rFonts w:eastAsiaTheme="minorEastAsia"/>
          <w:b w:val="0"/>
          <w:bCs w:val="0"/>
          <w:noProof/>
        </w:rPr>
      </w:pPr>
      <w:hyperlink w:anchor="_Toc19616807" w:history="1">
        <w:r w:rsidRPr="00965D5F">
          <w:rPr>
            <w:rStyle w:val="Hyperlink"/>
            <w:noProof/>
            <w:lang w:val="en-GB"/>
          </w:rPr>
          <w:t>3.3</w:t>
        </w:r>
        <w:r w:rsidRPr="00965D5F">
          <w:rPr>
            <w:rFonts w:eastAsiaTheme="minorEastAsia"/>
            <w:b w:val="0"/>
            <w:bCs w:val="0"/>
            <w:noProof/>
          </w:rPr>
          <w:tab/>
        </w:r>
        <w:r w:rsidRPr="00965D5F">
          <w:rPr>
            <w:rStyle w:val="Hyperlink"/>
            <w:noProof/>
            <w:lang w:val="fr-FR"/>
          </w:rPr>
          <w:t>Actionneurs de Commutation Multicanaux</w:t>
        </w:r>
        <w:r w:rsidRPr="00965D5F">
          <w:rPr>
            <w:noProof/>
            <w:webHidden/>
          </w:rPr>
          <w:tab/>
        </w:r>
        <w:r w:rsidRPr="00965D5F">
          <w:rPr>
            <w:noProof/>
            <w:webHidden/>
          </w:rPr>
          <w:fldChar w:fldCharType="begin"/>
        </w:r>
        <w:r w:rsidRPr="00965D5F">
          <w:rPr>
            <w:noProof/>
            <w:webHidden/>
          </w:rPr>
          <w:instrText xml:space="preserve"> PAGEREF _Toc19616807 \h </w:instrText>
        </w:r>
        <w:r w:rsidRPr="00965D5F">
          <w:rPr>
            <w:noProof/>
            <w:webHidden/>
          </w:rPr>
        </w:r>
        <w:r w:rsidRPr="00965D5F">
          <w:rPr>
            <w:noProof/>
            <w:webHidden/>
          </w:rPr>
          <w:fldChar w:fldCharType="separate"/>
        </w:r>
        <w:r w:rsidR="00C13B77">
          <w:rPr>
            <w:noProof/>
            <w:webHidden/>
          </w:rPr>
          <w:t>9</w:t>
        </w:r>
        <w:r w:rsidRPr="00965D5F">
          <w:rPr>
            <w:noProof/>
            <w:webHidden/>
          </w:rPr>
          <w:fldChar w:fldCharType="end"/>
        </w:r>
      </w:hyperlink>
    </w:p>
    <w:p w14:paraId="69DF652C" w14:textId="77777777" w:rsidR="00965D5F" w:rsidRPr="00965D5F" w:rsidRDefault="00965D5F">
      <w:pPr>
        <w:pStyle w:val="TOC2"/>
        <w:tabs>
          <w:tab w:val="left" w:pos="960"/>
          <w:tab w:val="right" w:leader="dot" w:pos="8778"/>
        </w:tabs>
        <w:rPr>
          <w:rFonts w:eastAsiaTheme="minorEastAsia"/>
          <w:b w:val="0"/>
          <w:bCs w:val="0"/>
          <w:noProof/>
        </w:rPr>
      </w:pPr>
      <w:hyperlink w:anchor="_Toc19616808" w:history="1">
        <w:r w:rsidRPr="00965D5F">
          <w:rPr>
            <w:rStyle w:val="Hyperlink"/>
            <w:noProof/>
            <w:lang w:val="en-GB"/>
          </w:rPr>
          <w:t>3.4</w:t>
        </w:r>
        <w:r w:rsidRPr="00965D5F">
          <w:rPr>
            <w:rFonts w:eastAsiaTheme="minorEastAsia"/>
            <w:b w:val="0"/>
            <w:bCs w:val="0"/>
            <w:noProof/>
          </w:rPr>
          <w:tab/>
        </w:r>
        <w:r w:rsidRPr="00965D5F">
          <w:rPr>
            <w:rStyle w:val="Hyperlink"/>
            <w:noProof/>
            <w:lang w:val="fr-FR"/>
          </w:rPr>
          <w:t>Avantages des Coupleurs de Ligne</w:t>
        </w:r>
        <w:r w:rsidRPr="00965D5F">
          <w:rPr>
            <w:noProof/>
            <w:webHidden/>
          </w:rPr>
          <w:tab/>
        </w:r>
        <w:r w:rsidRPr="00965D5F">
          <w:rPr>
            <w:noProof/>
            <w:webHidden/>
          </w:rPr>
          <w:fldChar w:fldCharType="begin"/>
        </w:r>
        <w:r w:rsidRPr="00965D5F">
          <w:rPr>
            <w:noProof/>
            <w:webHidden/>
          </w:rPr>
          <w:instrText xml:space="preserve"> PAGEREF _Toc19616808 \h </w:instrText>
        </w:r>
        <w:r w:rsidRPr="00965D5F">
          <w:rPr>
            <w:noProof/>
            <w:webHidden/>
          </w:rPr>
        </w:r>
        <w:r w:rsidRPr="00965D5F">
          <w:rPr>
            <w:noProof/>
            <w:webHidden/>
          </w:rPr>
          <w:fldChar w:fldCharType="separate"/>
        </w:r>
        <w:r w:rsidR="00C13B77">
          <w:rPr>
            <w:noProof/>
            <w:webHidden/>
          </w:rPr>
          <w:t>11</w:t>
        </w:r>
        <w:r w:rsidRPr="00965D5F">
          <w:rPr>
            <w:noProof/>
            <w:webHidden/>
          </w:rPr>
          <w:fldChar w:fldCharType="end"/>
        </w:r>
      </w:hyperlink>
    </w:p>
    <w:p w14:paraId="3A394A9C" w14:textId="77777777" w:rsidR="00965D5F" w:rsidRPr="00965D5F" w:rsidRDefault="00965D5F">
      <w:pPr>
        <w:pStyle w:val="TOC2"/>
        <w:tabs>
          <w:tab w:val="left" w:pos="960"/>
          <w:tab w:val="right" w:leader="dot" w:pos="8778"/>
        </w:tabs>
        <w:rPr>
          <w:rFonts w:eastAsiaTheme="minorEastAsia"/>
          <w:b w:val="0"/>
          <w:bCs w:val="0"/>
          <w:noProof/>
        </w:rPr>
      </w:pPr>
      <w:hyperlink w:anchor="_Toc19616809" w:history="1">
        <w:r w:rsidRPr="00965D5F">
          <w:rPr>
            <w:rStyle w:val="Hyperlink"/>
            <w:noProof/>
            <w:lang w:val="en-GB"/>
          </w:rPr>
          <w:t>3.5</w:t>
        </w:r>
        <w:r w:rsidRPr="00965D5F">
          <w:rPr>
            <w:rFonts w:eastAsiaTheme="minorEastAsia"/>
            <w:b w:val="0"/>
            <w:bCs w:val="0"/>
            <w:noProof/>
          </w:rPr>
          <w:tab/>
        </w:r>
        <w:r w:rsidRPr="00965D5F">
          <w:rPr>
            <w:rStyle w:val="Hyperlink"/>
            <w:noProof/>
            <w:lang w:val="fr-FR"/>
          </w:rPr>
          <w:t>Alimentation Électrique</w:t>
        </w:r>
        <w:r w:rsidRPr="00965D5F">
          <w:rPr>
            <w:noProof/>
            <w:webHidden/>
          </w:rPr>
          <w:tab/>
        </w:r>
        <w:r w:rsidRPr="00965D5F">
          <w:rPr>
            <w:noProof/>
            <w:webHidden/>
          </w:rPr>
          <w:fldChar w:fldCharType="begin"/>
        </w:r>
        <w:r w:rsidRPr="00965D5F">
          <w:rPr>
            <w:noProof/>
            <w:webHidden/>
          </w:rPr>
          <w:instrText xml:space="preserve"> PAGEREF _Toc19616809 \h </w:instrText>
        </w:r>
        <w:r w:rsidRPr="00965D5F">
          <w:rPr>
            <w:noProof/>
            <w:webHidden/>
          </w:rPr>
        </w:r>
        <w:r w:rsidRPr="00965D5F">
          <w:rPr>
            <w:noProof/>
            <w:webHidden/>
          </w:rPr>
          <w:fldChar w:fldCharType="separate"/>
        </w:r>
        <w:r w:rsidR="00C13B77">
          <w:rPr>
            <w:noProof/>
            <w:webHidden/>
          </w:rPr>
          <w:t>11</w:t>
        </w:r>
        <w:r w:rsidRPr="00965D5F">
          <w:rPr>
            <w:noProof/>
            <w:webHidden/>
          </w:rPr>
          <w:fldChar w:fldCharType="end"/>
        </w:r>
      </w:hyperlink>
    </w:p>
    <w:p w14:paraId="42F025A7" w14:textId="77777777" w:rsidR="00965D5F" w:rsidRPr="00965D5F" w:rsidRDefault="00965D5F">
      <w:pPr>
        <w:pStyle w:val="TOC2"/>
        <w:tabs>
          <w:tab w:val="left" w:pos="960"/>
          <w:tab w:val="right" w:leader="dot" w:pos="8778"/>
        </w:tabs>
        <w:rPr>
          <w:rFonts w:eastAsiaTheme="minorEastAsia"/>
          <w:b w:val="0"/>
          <w:bCs w:val="0"/>
          <w:noProof/>
        </w:rPr>
      </w:pPr>
      <w:hyperlink w:anchor="_Toc19616810" w:history="1">
        <w:r w:rsidRPr="00965D5F">
          <w:rPr>
            <w:rStyle w:val="Hyperlink"/>
            <w:noProof/>
            <w:lang w:val="fr-FR"/>
          </w:rPr>
          <w:t>3.6</w:t>
        </w:r>
        <w:r w:rsidRPr="00965D5F">
          <w:rPr>
            <w:rFonts w:eastAsiaTheme="minorEastAsia"/>
            <w:b w:val="0"/>
            <w:bCs w:val="0"/>
            <w:noProof/>
          </w:rPr>
          <w:tab/>
        </w:r>
        <w:r w:rsidRPr="00965D5F">
          <w:rPr>
            <w:rStyle w:val="Hyperlink"/>
            <w:noProof/>
            <w:lang w:val="fr-FR"/>
          </w:rPr>
          <w:t>Alimentation Électrique de Secours en cas de Panne de Tension</w:t>
        </w:r>
        <w:r w:rsidRPr="00965D5F">
          <w:rPr>
            <w:noProof/>
            <w:webHidden/>
          </w:rPr>
          <w:tab/>
        </w:r>
        <w:r w:rsidRPr="00965D5F">
          <w:rPr>
            <w:noProof/>
            <w:webHidden/>
          </w:rPr>
          <w:fldChar w:fldCharType="begin"/>
        </w:r>
        <w:r w:rsidRPr="00965D5F">
          <w:rPr>
            <w:noProof/>
            <w:webHidden/>
          </w:rPr>
          <w:instrText xml:space="preserve"> PAGEREF _Toc19616810 \h </w:instrText>
        </w:r>
        <w:r w:rsidRPr="00965D5F">
          <w:rPr>
            <w:noProof/>
            <w:webHidden/>
          </w:rPr>
        </w:r>
        <w:r w:rsidRPr="00965D5F">
          <w:rPr>
            <w:noProof/>
            <w:webHidden/>
          </w:rPr>
          <w:fldChar w:fldCharType="separate"/>
        </w:r>
        <w:r w:rsidR="00C13B77">
          <w:rPr>
            <w:noProof/>
            <w:webHidden/>
          </w:rPr>
          <w:t>11</w:t>
        </w:r>
        <w:r w:rsidRPr="00965D5F">
          <w:rPr>
            <w:noProof/>
            <w:webHidden/>
          </w:rPr>
          <w:fldChar w:fldCharType="end"/>
        </w:r>
      </w:hyperlink>
    </w:p>
    <w:p w14:paraId="11E14F7D" w14:textId="77777777" w:rsidR="00965D5F" w:rsidRPr="00965D5F" w:rsidRDefault="00965D5F">
      <w:pPr>
        <w:pStyle w:val="TOC2"/>
        <w:tabs>
          <w:tab w:val="left" w:pos="960"/>
          <w:tab w:val="right" w:leader="dot" w:pos="8778"/>
        </w:tabs>
        <w:rPr>
          <w:rFonts w:eastAsiaTheme="minorEastAsia"/>
          <w:b w:val="0"/>
          <w:bCs w:val="0"/>
          <w:noProof/>
        </w:rPr>
      </w:pPr>
      <w:hyperlink w:anchor="_Toc19616820" w:history="1">
        <w:r w:rsidRPr="00965D5F">
          <w:rPr>
            <w:rStyle w:val="Hyperlink"/>
            <w:noProof/>
            <w:lang w:val="fr-FR"/>
          </w:rPr>
          <w:t>3.7</w:t>
        </w:r>
        <w:r w:rsidRPr="00965D5F">
          <w:rPr>
            <w:rFonts w:eastAsiaTheme="minorEastAsia"/>
            <w:b w:val="0"/>
            <w:bCs w:val="0"/>
            <w:noProof/>
          </w:rPr>
          <w:tab/>
        </w:r>
        <w:r w:rsidRPr="00965D5F">
          <w:rPr>
            <w:rStyle w:val="Hyperlink"/>
            <w:noProof/>
            <w:lang w:val="fr-FR"/>
          </w:rPr>
          <w:t>Disposition Redondante des Blocs d'Alimentation</w:t>
        </w:r>
        <w:r w:rsidRPr="00965D5F">
          <w:rPr>
            <w:noProof/>
            <w:webHidden/>
          </w:rPr>
          <w:tab/>
        </w:r>
        <w:r w:rsidRPr="00965D5F">
          <w:rPr>
            <w:noProof/>
            <w:webHidden/>
          </w:rPr>
          <w:fldChar w:fldCharType="begin"/>
        </w:r>
        <w:r w:rsidRPr="00965D5F">
          <w:rPr>
            <w:noProof/>
            <w:webHidden/>
          </w:rPr>
          <w:instrText xml:space="preserve"> PAGEREF _Toc19616820 \h </w:instrText>
        </w:r>
        <w:r w:rsidRPr="00965D5F">
          <w:rPr>
            <w:noProof/>
            <w:webHidden/>
          </w:rPr>
        </w:r>
        <w:r w:rsidRPr="00965D5F">
          <w:rPr>
            <w:noProof/>
            <w:webHidden/>
          </w:rPr>
          <w:fldChar w:fldCharType="separate"/>
        </w:r>
        <w:r w:rsidR="00C13B77">
          <w:rPr>
            <w:noProof/>
            <w:webHidden/>
          </w:rPr>
          <w:t>12</w:t>
        </w:r>
        <w:r w:rsidRPr="00965D5F">
          <w:rPr>
            <w:noProof/>
            <w:webHidden/>
          </w:rPr>
          <w:fldChar w:fldCharType="end"/>
        </w:r>
      </w:hyperlink>
    </w:p>
    <w:p w14:paraId="0BB31D65" w14:textId="77777777" w:rsidR="00965D5F" w:rsidRPr="00965D5F" w:rsidRDefault="00965D5F">
      <w:pPr>
        <w:pStyle w:val="TOC2"/>
        <w:tabs>
          <w:tab w:val="left" w:pos="960"/>
          <w:tab w:val="right" w:leader="dot" w:pos="8778"/>
        </w:tabs>
        <w:rPr>
          <w:rFonts w:eastAsiaTheme="minorEastAsia"/>
          <w:b w:val="0"/>
          <w:bCs w:val="0"/>
          <w:noProof/>
        </w:rPr>
      </w:pPr>
      <w:hyperlink w:anchor="_Toc19616821" w:history="1">
        <w:r w:rsidRPr="00965D5F">
          <w:rPr>
            <w:rStyle w:val="Hyperlink"/>
            <w:noProof/>
            <w:lang w:val="fr-FR"/>
          </w:rPr>
          <w:t>3.8</w:t>
        </w:r>
        <w:r w:rsidRPr="00965D5F">
          <w:rPr>
            <w:rFonts w:eastAsiaTheme="minorEastAsia"/>
            <w:b w:val="0"/>
            <w:bCs w:val="0"/>
            <w:noProof/>
          </w:rPr>
          <w:tab/>
        </w:r>
        <w:r w:rsidRPr="00965D5F">
          <w:rPr>
            <w:rStyle w:val="Hyperlink"/>
            <w:noProof/>
            <w:lang w:val="fr-FR"/>
          </w:rPr>
          <w:t>Alimentations Électriques avec Fonction de Diagnostic</w:t>
        </w:r>
        <w:r w:rsidRPr="00965D5F">
          <w:rPr>
            <w:noProof/>
            <w:webHidden/>
          </w:rPr>
          <w:tab/>
        </w:r>
        <w:r w:rsidRPr="00965D5F">
          <w:rPr>
            <w:noProof/>
            <w:webHidden/>
          </w:rPr>
          <w:fldChar w:fldCharType="begin"/>
        </w:r>
        <w:r w:rsidRPr="00965D5F">
          <w:rPr>
            <w:noProof/>
            <w:webHidden/>
          </w:rPr>
          <w:instrText xml:space="preserve"> PAGEREF _Toc19616821 \h </w:instrText>
        </w:r>
        <w:r w:rsidRPr="00965D5F">
          <w:rPr>
            <w:noProof/>
            <w:webHidden/>
          </w:rPr>
        </w:r>
        <w:r w:rsidRPr="00965D5F">
          <w:rPr>
            <w:noProof/>
            <w:webHidden/>
          </w:rPr>
          <w:fldChar w:fldCharType="separate"/>
        </w:r>
        <w:r w:rsidR="00C13B77">
          <w:rPr>
            <w:noProof/>
            <w:webHidden/>
          </w:rPr>
          <w:t>14</w:t>
        </w:r>
        <w:r w:rsidRPr="00965D5F">
          <w:rPr>
            <w:noProof/>
            <w:webHidden/>
          </w:rPr>
          <w:fldChar w:fldCharType="end"/>
        </w:r>
      </w:hyperlink>
    </w:p>
    <w:p w14:paraId="717B5AE5" w14:textId="77777777" w:rsidR="00965D5F" w:rsidRPr="00965D5F" w:rsidRDefault="00965D5F">
      <w:pPr>
        <w:pStyle w:val="TOC1"/>
        <w:tabs>
          <w:tab w:val="left" w:pos="480"/>
          <w:tab w:val="right" w:leader="dot" w:pos="8778"/>
        </w:tabs>
        <w:rPr>
          <w:rFonts w:ascii="Arial" w:eastAsiaTheme="minorEastAsia" w:hAnsi="Arial"/>
          <w:b w:val="0"/>
          <w:bCs w:val="0"/>
          <w:i w:val="0"/>
          <w:iCs w:val="0"/>
          <w:noProof/>
          <w:szCs w:val="22"/>
        </w:rPr>
      </w:pPr>
      <w:hyperlink w:anchor="_Toc19616822" w:history="1">
        <w:r w:rsidRPr="00965D5F">
          <w:rPr>
            <w:rStyle w:val="Hyperlink"/>
            <w:rFonts w:ascii="Arial" w:hAnsi="Arial"/>
            <w:noProof/>
          </w:rPr>
          <w:t>4</w:t>
        </w:r>
        <w:r w:rsidRPr="00965D5F">
          <w:rPr>
            <w:rFonts w:ascii="Arial" w:eastAsiaTheme="minorEastAsia" w:hAnsi="Arial"/>
            <w:b w:val="0"/>
            <w:bCs w:val="0"/>
            <w:i w:val="0"/>
            <w:iCs w:val="0"/>
            <w:noProof/>
            <w:szCs w:val="22"/>
          </w:rPr>
          <w:tab/>
        </w:r>
        <w:r w:rsidRPr="00965D5F">
          <w:rPr>
            <w:rStyle w:val="Hyperlink"/>
            <w:rFonts w:ascii="Arial" w:hAnsi="Arial"/>
            <w:noProof/>
            <w:lang w:val="fr-FR"/>
          </w:rPr>
          <w:t>Exemple pratique</w:t>
        </w:r>
        <w:r w:rsidRPr="00965D5F">
          <w:rPr>
            <w:rFonts w:ascii="Arial" w:hAnsi="Arial"/>
            <w:noProof/>
            <w:webHidden/>
          </w:rPr>
          <w:tab/>
        </w:r>
        <w:r w:rsidRPr="00965D5F">
          <w:rPr>
            <w:rFonts w:ascii="Arial" w:hAnsi="Arial"/>
            <w:noProof/>
            <w:webHidden/>
          </w:rPr>
          <w:fldChar w:fldCharType="begin"/>
        </w:r>
        <w:r w:rsidRPr="00965D5F">
          <w:rPr>
            <w:rFonts w:ascii="Arial" w:hAnsi="Arial"/>
            <w:noProof/>
            <w:webHidden/>
          </w:rPr>
          <w:instrText xml:space="preserve"> PAGEREF _Toc19616822 \h </w:instrText>
        </w:r>
        <w:r w:rsidRPr="00965D5F">
          <w:rPr>
            <w:rFonts w:ascii="Arial" w:hAnsi="Arial"/>
            <w:noProof/>
            <w:webHidden/>
          </w:rPr>
        </w:r>
        <w:r w:rsidRPr="00965D5F">
          <w:rPr>
            <w:rFonts w:ascii="Arial" w:hAnsi="Arial"/>
            <w:noProof/>
            <w:webHidden/>
          </w:rPr>
          <w:fldChar w:fldCharType="separate"/>
        </w:r>
        <w:r w:rsidR="00C13B77">
          <w:rPr>
            <w:rFonts w:ascii="Arial" w:hAnsi="Arial"/>
            <w:noProof/>
            <w:webHidden/>
          </w:rPr>
          <w:t>15</w:t>
        </w:r>
        <w:r w:rsidRPr="00965D5F">
          <w:rPr>
            <w:rFonts w:ascii="Arial" w:hAnsi="Arial"/>
            <w:noProof/>
            <w:webHidden/>
          </w:rPr>
          <w:fldChar w:fldCharType="end"/>
        </w:r>
      </w:hyperlink>
    </w:p>
    <w:p w14:paraId="245AEDAB" w14:textId="77777777" w:rsidR="00965D5F" w:rsidRPr="00965D5F" w:rsidRDefault="00965D5F">
      <w:pPr>
        <w:pStyle w:val="TOC2"/>
        <w:tabs>
          <w:tab w:val="left" w:pos="960"/>
          <w:tab w:val="right" w:leader="dot" w:pos="8778"/>
        </w:tabs>
        <w:rPr>
          <w:rFonts w:eastAsiaTheme="minorEastAsia"/>
          <w:b w:val="0"/>
          <w:bCs w:val="0"/>
          <w:noProof/>
        </w:rPr>
      </w:pPr>
      <w:hyperlink w:anchor="_Toc19616823" w:history="1">
        <w:r w:rsidRPr="00965D5F">
          <w:rPr>
            <w:rStyle w:val="Hyperlink"/>
            <w:noProof/>
            <w:lang w:val="fr-FR"/>
          </w:rPr>
          <w:t>4.1</w:t>
        </w:r>
        <w:r w:rsidRPr="00965D5F">
          <w:rPr>
            <w:rFonts w:eastAsiaTheme="minorEastAsia"/>
            <w:b w:val="0"/>
            <w:bCs w:val="0"/>
            <w:noProof/>
          </w:rPr>
          <w:tab/>
        </w:r>
        <w:r w:rsidRPr="00965D5F">
          <w:rPr>
            <w:rStyle w:val="Hyperlink"/>
            <w:noProof/>
            <w:lang w:val="fr-FR"/>
          </w:rPr>
          <w:t>Surveillance Cyclique de 2 Lignes à l'aide d'un Contrôleur</w:t>
        </w:r>
        <w:r w:rsidRPr="00965D5F">
          <w:rPr>
            <w:noProof/>
            <w:webHidden/>
          </w:rPr>
          <w:tab/>
        </w:r>
        <w:r w:rsidRPr="00965D5F">
          <w:rPr>
            <w:noProof/>
            <w:webHidden/>
          </w:rPr>
          <w:fldChar w:fldCharType="begin"/>
        </w:r>
        <w:r w:rsidRPr="00965D5F">
          <w:rPr>
            <w:noProof/>
            <w:webHidden/>
          </w:rPr>
          <w:instrText xml:space="preserve"> PAGEREF _Toc19616823 \h </w:instrText>
        </w:r>
        <w:r w:rsidRPr="00965D5F">
          <w:rPr>
            <w:noProof/>
            <w:webHidden/>
          </w:rPr>
        </w:r>
        <w:r w:rsidRPr="00965D5F">
          <w:rPr>
            <w:noProof/>
            <w:webHidden/>
          </w:rPr>
          <w:fldChar w:fldCharType="separate"/>
        </w:r>
        <w:r w:rsidR="00C13B77">
          <w:rPr>
            <w:noProof/>
            <w:webHidden/>
          </w:rPr>
          <w:t>15</w:t>
        </w:r>
        <w:r w:rsidRPr="00965D5F">
          <w:rPr>
            <w:noProof/>
            <w:webHidden/>
          </w:rPr>
          <w:fldChar w:fldCharType="end"/>
        </w:r>
      </w:hyperlink>
    </w:p>
    <w:p w14:paraId="4F5C70F1" w14:textId="77777777" w:rsidR="00046102" w:rsidRPr="00056E8D" w:rsidRDefault="001E084D">
      <w:pPr>
        <w:rPr>
          <w:lang w:val="en-GB"/>
        </w:rPr>
      </w:pPr>
      <w:r w:rsidRPr="00965D5F">
        <w:rPr>
          <w:lang w:val="en-GB"/>
        </w:rPr>
        <w:fldChar w:fldCharType="end"/>
      </w:r>
    </w:p>
    <w:p w14:paraId="2865B3C1" w14:textId="77777777" w:rsidR="00883833" w:rsidRPr="00BC3A81" w:rsidRDefault="001E084D" w:rsidP="00BC3A81">
      <w:pPr>
        <w:rPr>
          <w:szCs w:val="28"/>
          <w:lang w:val="en-GB"/>
        </w:rPr>
      </w:pPr>
      <w:r w:rsidRPr="00BD7791">
        <w:rPr>
          <w:lang w:val="en-GB"/>
        </w:rPr>
        <w:br w:type="page"/>
      </w:r>
      <w:bookmarkStart w:id="0" w:name="_Toc215041948"/>
      <w:bookmarkStart w:id="1" w:name="_Toc125428105"/>
      <w:bookmarkStart w:id="2" w:name="_Toc497482809"/>
    </w:p>
    <w:p w14:paraId="60ADC3A9" w14:textId="77777777" w:rsidR="00883833" w:rsidRPr="00965D5F" w:rsidRDefault="001E084D" w:rsidP="00BC3A81">
      <w:pPr>
        <w:rPr>
          <w:b/>
          <w:color w:val="FF0000"/>
          <w:lang w:val="fr-FR"/>
        </w:rPr>
      </w:pPr>
      <w:r w:rsidRPr="00BC3A81">
        <w:rPr>
          <w:b/>
          <w:color w:val="FF0000"/>
          <w:lang w:val="fr-FR"/>
        </w:rPr>
        <w:lastRenderedPageBreak/>
        <w:t>REMARQUE : Ce chapitre se veut une annexe informative au COURS AVANCÉ.</w:t>
      </w:r>
    </w:p>
    <w:p w14:paraId="05380E5A" w14:textId="77777777" w:rsidR="00883833" w:rsidRPr="00965D5F" w:rsidRDefault="00883833" w:rsidP="00BC3A81">
      <w:pPr>
        <w:rPr>
          <w:lang w:val="fr-FR"/>
        </w:rPr>
      </w:pPr>
    </w:p>
    <w:p w14:paraId="528B5202" w14:textId="77777777" w:rsidR="00883833" w:rsidRPr="00BD7791" w:rsidRDefault="001E084D" w:rsidP="00BD7791">
      <w:pPr>
        <w:pStyle w:val="Heading1"/>
        <w:rPr>
          <w:lang w:val="en-GB"/>
        </w:rPr>
      </w:pPr>
      <w:bookmarkStart w:id="3" w:name="_Toc19616797"/>
      <w:r w:rsidRPr="00BD7791">
        <w:rPr>
          <w:lang w:val="fr-FR"/>
        </w:rPr>
        <w:t>Général</w:t>
      </w:r>
      <w:bookmarkEnd w:id="0"/>
      <w:bookmarkEnd w:id="1"/>
      <w:bookmarkEnd w:id="2"/>
      <w:bookmarkEnd w:id="3"/>
    </w:p>
    <w:p w14:paraId="45D60339" w14:textId="77777777" w:rsidR="00883833" w:rsidRPr="00965D5F" w:rsidRDefault="001E084D">
      <w:pPr>
        <w:rPr>
          <w:lang w:val="fr-FR"/>
        </w:rPr>
      </w:pPr>
      <w:r w:rsidRPr="00BD7791">
        <w:rPr>
          <w:lang w:val="fr-FR"/>
        </w:rPr>
        <w:t xml:space="preserve">Beaucoup de systèmes KNX qui sont installés aujourd'hui remplissent des fonctions de sécurité. Si ces types d'applications sont exigés, des mesures de logiciel et de matériel devraient être prises en compte pour rendre le système KNX infaillible. </w:t>
      </w:r>
    </w:p>
    <w:p w14:paraId="3E467C25" w14:textId="77777777" w:rsidR="00883833" w:rsidRPr="00965D5F" w:rsidRDefault="001E084D">
      <w:pPr>
        <w:rPr>
          <w:i/>
          <w:iCs/>
          <w:lang w:val="fr-FR"/>
        </w:rPr>
      </w:pPr>
      <w:r w:rsidRPr="00BD7791">
        <w:rPr>
          <w:i/>
          <w:iCs/>
          <w:lang w:val="fr-FR"/>
        </w:rPr>
        <w:t>Voici des exemples de ces types d'exigences :</w:t>
      </w:r>
    </w:p>
    <w:p w14:paraId="31157A7F" w14:textId="77777777" w:rsidR="00883833" w:rsidRPr="00BD7791" w:rsidRDefault="001E084D" w:rsidP="00EF5BB9">
      <w:pPr>
        <w:pStyle w:val="Bullet1"/>
        <w:rPr>
          <w:lang w:val="en-GB"/>
        </w:rPr>
      </w:pPr>
      <w:r w:rsidRPr="00BD7791">
        <w:rPr>
          <w:lang w:val="fr-FR"/>
        </w:rPr>
        <w:t>Fonctions d'alarme</w:t>
      </w:r>
    </w:p>
    <w:p w14:paraId="200938EC" w14:textId="77777777" w:rsidR="00883833" w:rsidRPr="00965D5F" w:rsidRDefault="001E084D" w:rsidP="00EF5BB9">
      <w:pPr>
        <w:pStyle w:val="Bullet1"/>
        <w:rPr>
          <w:lang w:val="fr-FR"/>
        </w:rPr>
      </w:pPr>
      <w:r w:rsidRPr="00BD7791">
        <w:rPr>
          <w:lang w:val="fr-FR"/>
        </w:rPr>
        <w:t xml:space="preserve">Systèmes de surveillance (fenêtres, </w:t>
      </w:r>
      <w:proofErr w:type="gramStart"/>
      <w:r w:rsidRPr="00BD7791">
        <w:rPr>
          <w:lang w:val="fr-FR"/>
        </w:rPr>
        <w:t>portes, ....</w:t>
      </w:r>
      <w:proofErr w:type="gramEnd"/>
      <w:r w:rsidRPr="00BD7791">
        <w:rPr>
          <w:lang w:val="fr-FR"/>
        </w:rPr>
        <w:t>)</w:t>
      </w:r>
    </w:p>
    <w:p w14:paraId="1CD986F6" w14:textId="77777777" w:rsidR="00883833" w:rsidRPr="00965D5F" w:rsidRDefault="001E084D" w:rsidP="00EF5BB9">
      <w:pPr>
        <w:pStyle w:val="Bullet1"/>
        <w:rPr>
          <w:lang w:val="fr-FR"/>
        </w:rPr>
      </w:pPr>
      <w:r w:rsidRPr="00BD7791">
        <w:rPr>
          <w:lang w:val="fr-FR"/>
        </w:rPr>
        <w:t>Systèmes d'alarme anti-intrusion et antivol</w:t>
      </w:r>
    </w:p>
    <w:p w14:paraId="601B3AF2" w14:textId="77777777" w:rsidR="00883833" w:rsidRPr="00965D5F" w:rsidRDefault="001E084D" w:rsidP="00EF5BB9">
      <w:pPr>
        <w:pStyle w:val="Bullet1"/>
        <w:rPr>
          <w:lang w:val="fr-FR"/>
        </w:rPr>
      </w:pPr>
      <w:r w:rsidRPr="00BD7791">
        <w:rPr>
          <w:lang w:val="fr-FR"/>
        </w:rPr>
        <w:t xml:space="preserve">Contrôle à distance (téléphone, </w:t>
      </w:r>
      <w:proofErr w:type="gramStart"/>
      <w:r w:rsidRPr="00BD7791">
        <w:rPr>
          <w:lang w:val="fr-FR"/>
        </w:rPr>
        <w:t>web, ....</w:t>
      </w:r>
      <w:proofErr w:type="gramEnd"/>
      <w:r w:rsidRPr="00BD7791">
        <w:rPr>
          <w:lang w:val="fr-FR"/>
        </w:rPr>
        <w:t>)</w:t>
      </w:r>
    </w:p>
    <w:p w14:paraId="0FB13CDE" w14:textId="77777777" w:rsidR="00883833" w:rsidRPr="00BD7791" w:rsidRDefault="001E084D" w:rsidP="00EF5BB9">
      <w:pPr>
        <w:pStyle w:val="Bullet1"/>
        <w:rPr>
          <w:lang w:val="en-GB"/>
        </w:rPr>
      </w:pPr>
      <w:r w:rsidRPr="00BD7791">
        <w:rPr>
          <w:lang w:val="fr-FR"/>
        </w:rPr>
        <w:t>Détecteurs d'incendie</w:t>
      </w:r>
    </w:p>
    <w:p w14:paraId="1D78DA28" w14:textId="77777777" w:rsidR="00883833" w:rsidRPr="00BD7791" w:rsidRDefault="001E084D" w:rsidP="00EF5BB9">
      <w:pPr>
        <w:pStyle w:val="Bullet1"/>
        <w:rPr>
          <w:lang w:val="en-GB"/>
        </w:rPr>
      </w:pPr>
      <w:r w:rsidRPr="00BD7791">
        <w:rPr>
          <w:lang w:val="fr-FR"/>
        </w:rPr>
        <w:t>Détecteurs d'eau</w:t>
      </w:r>
    </w:p>
    <w:p w14:paraId="4055EB46" w14:textId="77777777" w:rsidR="00883833" w:rsidRPr="00965D5F" w:rsidRDefault="001E084D" w:rsidP="00EF5BB9">
      <w:pPr>
        <w:pStyle w:val="Bullet1"/>
        <w:rPr>
          <w:lang w:val="fr-FR"/>
        </w:rPr>
      </w:pPr>
      <w:r w:rsidRPr="00BD7791">
        <w:rPr>
          <w:lang w:val="fr-FR"/>
        </w:rPr>
        <w:t>Contrôle des appareils et applications dont la défaillance pourrait entraîner des dommages indirects (capteurs de vent pour les volets roulants, capteurs de pluie pour les puits de lumière, déconnexion centrale de l'eau dans les bâtiments non utilisés...)</w:t>
      </w:r>
    </w:p>
    <w:p w14:paraId="3B2FC5DB" w14:textId="77777777" w:rsidR="00883833" w:rsidRPr="00BD7791" w:rsidRDefault="001E084D" w:rsidP="00BD7791">
      <w:pPr>
        <w:pStyle w:val="Heading1"/>
      </w:pPr>
      <w:bookmarkStart w:id="4" w:name="_Toc125428106"/>
      <w:bookmarkStart w:id="5" w:name="_Toc215041949"/>
      <w:bookmarkStart w:id="6" w:name="_Toc497482810"/>
      <w:bookmarkStart w:id="7" w:name="_Toc19616798"/>
      <w:r w:rsidRPr="00BD7791">
        <w:rPr>
          <w:lang w:val="fr-FR"/>
        </w:rPr>
        <w:t>Mesures Logicielles</w:t>
      </w:r>
      <w:bookmarkEnd w:id="4"/>
      <w:bookmarkEnd w:id="5"/>
      <w:bookmarkEnd w:id="6"/>
      <w:bookmarkEnd w:id="7"/>
    </w:p>
    <w:p w14:paraId="32C62BD7" w14:textId="77777777" w:rsidR="00883833" w:rsidRPr="00965D5F" w:rsidRDefault="001E084D" w:rsidP="00176C62">
      <w:pPr>
        <w:rPr>
          <w:lang w:val="fr-FR"/>
        </w:rPr>
      </w:pPr>
      <w:r w:rsidRPr="00BD7791">
        <w:rPr>
          <w:lang w:val="fr-FR"/>
        </w:rPr>
        <w:t>Pour mettre en œuvre les fonctions, il existe des actionneurs, des capteurs et des contrôleurs que l'intégrateur doit relier entre eux. En fonctionnement normal, les télégrammes sont transmis en fonction des événements. Si un événement se produit, un télégramme est généré et envoyé au système de bus. Si le capteur ne fonctionne plus, il est possible d'arrêter de générer des télégrammes qui provoquent l'exécution d'une action. Dans le pire des cas, un télégramme " important " peut être perdu. Pour éviter cela, il est possible de détecter la défaillance d'un télégramme et de signaler successivement qu'un défaut s'est produit dans la transmission.</w:t>
      </w:r>
    </w:p>
    <w:p w14:paraId="778CA34E" w14:textId="77777777" w:rsidR="00883833" w:rsidRPr="00BD7791" w:rsidRDefault="001E084D" w:rsidP="00BD7791">
      <w:pPr>
        <w:pStyle w:val="Heading2"/>
      </w:pPr>
      <w:bookmarkStart w:id="8" w:name="_Toc215041950"/>
      <w:bookmarkStart w:id="9" w:name="_Toc125428107"/>
      <w:bookmarkStart w:id="10" w:name="_Toc497482811"/>
      <w:bookmarkStart w:id="11" w:name="_Toc19616799"/>
      <w:r w:rsidRPr="00BD7791">
        <w:rPr>
          <w:lang w:val="fr-FR"/>
        </w:rPr>
        <w:t>Télégrammes Cycliques pour la Surveillance</w:t>
      </w:r>
      <w:bookmarkEnd w:id="8"/>
      <w:bookmarkEnd w:id="9"/>
      <w:bookmarkEnd w:id="10"/>
      <w:bookmarkEnd w:id="11"/>
    </w:p>
    <w:p w14:paraId="6961DD1F" w14:textId="77777777" w:rsidR="00883833" w:rsidRPr="00965D5F" w:rsidRDefault="001E084D" w:rsidP="00176C62">
      <w:pPr>
        <w:rPr>
          <w:lang w:val="fr-FR"/>
        </w:rPr>
      </w:pPr>
      <w:r w:rsidRPr="00BD7791">
        <w:rPr>
          <w:lang w:val="fr-FR"/>
        </w:rPr>
        <w:t>Pour des raisons de sécurité, il peut être recommandé de répéter les télégrammes à intervalles cycliques pour garantir que l'appareil de sortie est réglé sur une position de commutation définie en cas de défaillance de l'émetteur. Une fonction qui se produit fréquemment dans les systèmes KNX est l'alarme de vent ou de pluie. Le mode de fonctionnement d'un capteur de vent est décrit dans la section suivante à titre d'illustration.</w:t>
      </w:r>
    </w:p>
    <w:p w14:paraId="6A6CDCC7" w14:textId="77777777" w:rsidR="00883833" w:rsidRPr="00965D5F" w:rsidRDefault="001E084D" w:rsidP="00176C62">
      <w:pPr>
        <w:rPr>
          <w:lang w:val="fr-FR"/>
        </w:rPr>
      </w:pPr>
      <w:r w:rsidRPr="00BD7791">
        <w:rPr>
          <w:lang w:val="fr-FR"/>
        </w:rPr>
        <w:t>L'information qu'il n'y a pas de vent (logique " 0 ") est transmise cycliquement par le capteur. Si l'actionneur de volet roulant ne reçoit pas de télégramme de sécurité dans un délai défini, le volet roulant est mis en position de sécurité et les ordres de mouvement, d'arrêt et de pas ne sont exécutés que si le capteur de vent a envoyé le télégramme " Aucun vent présent ". Il faut noter que seule l'information " Pas de vent " c'est-à-dire la logique " 0 " doit être répétée cycliquement dans le système KNX. La plupart des actionneurs de volets roulants exécutent un ordre de déplacement dès réception du télégramme " Vent présent " (" logique 1 "). Si ce télégramme est également transmis de manière cyclique, il peut, dans le pire des cas, endommager les moteurs d'entraînement.</w:t>
      </w:r>
    </w:p>
    <w:p w14:paraId="6D5EBB6C" w14:textId="77777777" w:rsidR="00883833" w:rsidRPr="00965D5F" w:rsidRDefault="001E084D">
      <w:pPr>
        <w:rPr>
          <w:lang w:val="fr-FR"/>
        </w:rPr>
      </w:pPr>
      <w:r w:rsidRPr="00BD7791">
        <w:rPr>
          <w:lang w:val="fr-FR"/>
        </w:rPr>
        <w:lastRenderedPageBreak/>
        <w:t xml:space="preserve">Lors de la configuration de ce type de surveillance cyclique, il faut toujours veiller à ce que le temps de surveillance côté actionneur soit sélectionné environ trois fois plus long que le temps de cycle du capteur. En règle générale, les télégrammes qui sont envoyés cycliquement ne doivent pas être envoyés à des intervalles très courts, car cela entraînerait une charge de bus inutilement élevée. Normalement, on peut supposer que le nouvel état sera envoyé immédiatement s'il y a un changement d'état du capteur. </w:t>
      </w:r>
    </w:p>
    <w:p w14:paraId="6649051C" w14:textId="77777777" w:rsidR="00883833" w:rsidRPr="00BD7791" w:rsidRDefault="001E084D" w:rsidP="008834F2">
      <w:pPr>
        <w:pStyle w:val="Heading2"/>
        <w:rPr>
          <w:lang w:val="en-GB"/>
        </w:rPr>
      </w:pPr>
      <w:bookmarkStart w:id="12" w:name="_Toc497482812"/>
      <w:bookmarkStart w:id="13" w:name="_Toc19616800"/>
      <w:r w:rsidRPr="00BD7791">
        <w:rPr>
          <w:iCs w:val="0"/>
          <w:lang w:val="fr-FR"/>
        </w:rPr>
        <w:t>Paramétrage d'une Station Météo</w:t>
      </w:r>
      <w:bookmarkEnd w:id="12"/>
      <w:bookmarkEnd w:id="13"/>
    </w:p>
    <w:p w14:paraId="1A55EC26" w14:textId="77777777" w:rsidR="00883833" w:rsidRPr="00965D5F" w:rsidRDefault="001E084D">
      <w:pPr>
        <w:rPr>
          <w:lang w:val="fr-FR"/>
        </w:rPr>
      </w:pPr>
      <w:r w:rsidRPr="00BD7791">
        <w:rPr>
          <w:lang w:val="fr-FR"/>
        </w:rPr>
        <w:t xml:space="preserve">Les diagrammes suivants montrent un exemple de paramétrage d'un capteur de vent conventionnel connecté à l'entrée binaire (Canal A) d'une station météorologique KNX. </w:t>
      </w:r>
    </w:p>
    <w:p w14:paraId="6D5133A3" w14:textId="77777777" w:rsidR="00883833" w:rsidRPr="00965D5F" w:rsidRDefault="001E084D" w:rsidP="00265E47">
      <w:pPr>
        <w:rPr>
          <w:lang w:val="fr-FR"/>
        </w:rPr>
      </w:pPr>
      <w:r w:rsidRPr="00BD7791">
        <w:rPr>
          <w:lang w:val="fr-FR"/>
        </w:rPr>
        <w:t xml:space="preserve">Grâce à ce paramétrage, l'entrée envoie l'état du capteur sur le bus avec une période cyclique de 5 minutes. </w:t>
      </w:r>
    </w:p>
    <w:p w14:paraId="5F36D924" w14:textId="77777777" w:rsidR="00883833" w:rsidRPr="00965D5F" w:rsidRDefault="00883833" w:rsidP="00176C62">
      <w:pPr>
        <w:pStyle w:val="Picture"/>
        <w:rPr>
          <w:lang w:val="fr-FR"/>
        </w:rPr>
      </w:pPr>
    </w:p>
    <w:p w14:paraId="56352DB1" w14:textId="77777777" w:rsidR="00883833" w:rsidRPr="00BD7791" w:rsidRDefault="001E084D" w:rsidP="00176C62">
      <w:pPr>
        <w:pStyle w:val="Picture"/>
        <w:rPr>
          <w:lang w:val="en-GB"/>
        </w:rPr>
      </w:pPr>
      <w:r w:rsidRPr="00BD7791">
        <w:rPr>
          <w:noProof/>
        </w:rPr>
        <w:drawing>
          <wp:inline distT="0" distB="0" distL="0" distR="0" wp14:anchorId="78EE1D81" wp14:editId="61EECAA8">
            <wp:extent cx="5581650" cy="2152650"/>
            <wp:effectExtent l="0" t="0" r="0" b="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581650" cy="2152650"/>
                    </a:xfrm>
                    <a:prstGeom prst="rect">
                      <a:avLst/>
                    </a:prstGeom>
                    <a:noFill/>
                    <a:ln>
                      <a:noFill/>
                    </a:ln>
                  </pic:spPr>
                </pic:pic>
              </a:graphicData>
            </a:graphic>
          </wp:inline>
        </w:drawing>
      </w:r>
    </w:p>
    <w:p w14:paraId="5126C38E" w14:textId="77777777" w:rsidR="00883833" w:rsidRPr="00965D5F" w:rsidRDefault="001E084D" w:rsidP="00176C62">
      <w:pPr>
        <w:pStyle w:val="Caption"/>
        <w:rPr>
          <w:lang w:val="fr-FR"/>
        </w:rPr>
      </w:pPr>
      <w:r w:rsidRPr="00BD7791">
        <w:rPr>
          <w:lang w:val="fr-FR"/>
        </w:rPr>
        <w:t xml:space="preserve">Illustration </w:t>
      </w:r>
      <w:r w:rsidRPr="00BD7791">
        <w:rPr>
          <w:lang w:val="en-GB"/>
        </w:rPr>
        <w:fldChar w:fldCharType="begin"/>
      </w:r>
      <w:r w:rsidRPr="00BD7791">
        <w:rPr>
          <w:lang w:val="fr-FR"/>
        </w:rPr>
        <w:instrText xml:space="preserve"> SEQ Figure \* ARABIC </w:instrText>
      </w:r>
      <w:r w:rsidRPr="00BD7791">
        <w:rPr>
          <w:lang w:val="en-GB"/>
        </w:rPr>
        <w:fldChar w:fldCharType="separate"/>
      </w:r>
      <w:r w:rsidRPr="00BD7791">
        <w:rPr>
          <w:lang w:val="fr-FR"/>
        </w:rPr>
        <w:t>1</w:t>
      </w:r>
      <w:r w:rsidRPr="00BD7791">
        <w:rPr>
          <w:lang w:val="en-GB"/>
        </w:rPr>
        <w:fldChar w:fldCharType="end"/>
      </w:r>
      <w:r w:rsidRPr="00BD7791">
        <w:rPr>
          <w:lang w:val="fr-FR"/>
        </w:rPr>
        <w:t xml:space="preserve"> : Capture d'écran ETS d'une station météorologique (par ex. entrée capteur 1, valeur limite 1, vent (54km/h), sortie 1 cyclique 50 s / 5 min retardée)</w:t>
      </w:r>
    </w:p>
    <w:p w14:paraId="5728F9C6" w14:textId="77777777" w:rsidR="00883833" w:rsidRPr="00965D5F" w:rsidRDefault="00883833" w:rsidP="00836F3D">
      <w:pPr>
        <w:rPr>
          <w:lang w:val="fr-FR"/>
        </w:rPr>
      </w:pPr>
    </w:p>
    <w:p w14:paraId="5A02FCF1" w14:textId="2DE5B6A9" w:rsidR="00883833" w:rsidRPr="00965D5F" w:rsidRDefault="001E084D" w:rsidP="00176C62">
      <w:pPr>
        <w:rPr>
          <w:lang w:val="fr-FR"/>
        </w:rPr>
      </w:pPr>
      <w:r w:rsidRPr="00BD7791">
        <w:rPr>
          <w:lang w:val="fr-FR"/>
        </w:rPr>
        <w:t xml:space="preserve">L'actionneur de volet doit maintenant être configuré de telle sorte que le volet se mette en position de sécurité si l'information (" Pas de vent présent " (logique 0)) </w:t>
      </w:r>
      <w:r w:rsidR="00883833">
        <w:rPr>
          <w:lang w:val="fr-FR"/>
        </w:rPr>
        <w:t>n’</w:t>
      </w:r>
      <w:r w:rsidRPr="00BD7791">
        <w:rPr>
          <w:lang w:val="fr-FR"/>
        </w:rPr>
        <w:t xml:space="preserve">est </w:t>
      </w:r>
      <w:r w:rsidR="00883833">
        <w:rPr>
          <w:lang w:val="fr-FR"/>
        </w:rPr>
        <w:t xml:space="preserve">pas </w:t>
      </w:r>
      <w:r w:rsidRPr="00BD7791">
        <w:rPr>
          <w:lang w:val="fr-FR"/>
        </w:rPr>
        <w:t>reçue dans les 15 minutes.</w:t>
      </w:r>
    </w:p>
    <w:p w14:paraId="3FAE857D" w14:textId="77777777" w:rsidR="00883833" w:rsidRPr="00965D5F" w:rsidRDefault="00883833" w:rsidP="00176C62">
      <w:pPr>
        <w:rPr>
          <w:lang w:val="fr-FR"/>
        </w:rPr>
      </w:pPr>
    </w:p>
    <w:p w14:paraId="2543E161" w14:textId="77777777" w:rsidR="00883833" w:rsidRPr="00BD7791" w:rsidRDefault="001E084D" w:rsidP="00176C62">
      <w:pPr>
        <w:pStyle w:val="Picture"/>
        <w:rPr>
          <w:lang w:val="en-GB"/>
        </w:rPr>
      </w:pPr>
      <w:r w:rsidRPr="00BC23E1">
        <w:rPr>
          <w:noProof/>
        </w:rPr>
        <w:drawing>
          <wp:inline distT="0" distB="0" distL="0" distR="0" wp14:anchorId="20E18558" wp14:editId="06C5538B">
            <wp:extent cx="5580380" cy="166433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1664335"/>
                    </a:xfrm>
                    <a:prstGeom prst="rect">
                      <a:avLst/>
                    </a:prstGeom>
                  </pic:spPr>
                </pic:pic>
              </a:graphicData>
            </a:graphic>
          </wp:inline>
        </w:drawing>
      </w:r>
    </w:p>
    <w:p w14:paraId="382A1F54" w14:textId="77777777" w:rsidR="00883833" w:rsidRPr="00965D5F" w:rsidRDefault="001E084D" w:rsidP="00176C62">
      <w:pPr>
        <w:pStyle w:val="Caption"/>
        <w:rPr>
          <w:lang w:val="fr-FR"/>
        </w:rPr>
      </w:pPr>
      <w:r w:rsidRPr="00BD7791">
        <w:rPr>
          <w:lang w:val="fr-FR"/>
        </w:rPr>
        <w:t xml:space="preserve">Illustration </w:t>
      </w:r>
      <w:r w:rsidRPr="00BD7791">
        <w:rPr>
          <w:lang w:val="en-GB"/>
        </w:rPr>
        <w:fldChar w:fldCharType="begin"/>
      </w:r>
      <w:r w:rsidRPr="00BD7791">
        <w:rPr>
          <w:lang w:val="fr-FR"/>
        </w:rPr>
        <w:instrText xml:space="preserve"> SEQ Figure \* ARABIC </w:instrText>
      </w:r>
      <w:r w:rsidRPr="00BD7791">
        <w:rPr>
          <w:lang w:val="en-GB"/>
        </w:rPr>
        <w:fldChar w:fldCharType="separate"/>
      </w:r>
      <w:r w:rsidRPr="00BD7791">
        <w:rPr>
          <w:lang w:val="fr-FR"/>
        </w:rPr>
        <w:t>2</w:t>
      </w:r>
      <w:r w:rsidRPr="00BD7791">
        <w:rPr>
          <w:lang w:val="en-GB"/>
        </w:rPr>
        <w:fldChar w:fldCharType="end"/>
      </w:r>
      <w:r w:rsidRPr="00BD7791">
        <w:rPr>
          <w:lang w:val="fr-FR"/>
        </w:rPr>
        <w:t xml:space="preserve"> : Capture d'écran ETS d'un actionneur de volet roulant</w:t>
      </w:r>
    </w:p>
    <w:p w14:paraId="4300B23B" w14:textId="77777777" w:rsidR="00883833" w:rsidRPr="00965D5F" w:rsidRDefault="00883833">
      <w:pPr>
        <w:rPr>
          <w:lang w:val="fr-FR"/>
        </w:rPr>
      </w:pPr>
    </w:p>
    <w:p w14:paraId="0CC25DAC" w14:textId="77777777" w:rsidR="00883833" w:rsidRPr="00965D5F" w:rsidRDefault="001E084D">
      <w:pPr>
        <w:spacing w:before="0" w:after="0" w:line="240" w:lineRule="auto"/>
        <w:contextualSpacing w:val="0"/>
        <w:rPr>
          <w:lang w:val="fr-FR"/>
        </w:rPr>
      </w:pPr>
      <w:r w:rsidRPr="00965D5F">
        <w:rPr>
          <w:lang w:val="fr-FR"/>
        </w:rPr>
        <w:br w:type="page"/>
      </w:r>
    </w:p>
    <w:p w14:paraId="179059F7" w14:textId="77777777" w:rsidR="00883833" w:rsidRPr="00965D5F" w:rsidRDefault="001E084D">
      <w:pPr>
        <w:rPr>
          <w:lang w:val="fr-FR"/>
        </w:rPr>
      </w:pPr>
      <w:r w:rsidRPr="00BD7791">
        <w:rPr>
          <w:lang w:val="fr-FR"/>
        </w:rPr>
        <w:lastRenderedPageBreak/>
        <w:t>Le mode de fonctionnement décrit précédemment peut bien entendu être mis en œuvre à l'aide d'actionneurs ou de régulateurs de commutation. Le capteur ou le contrôleur qui peut envoyer un télégramme de manière cyclique doit être configuré de telle sorte qu'il déclenche toujours une fonction d'horloge ou d'escalier dans l'appareil de sortie, de sorte qu'il ne change pas son état. Si des informations sont perdues parce que, par exemple, l'alimentation électrique d'une ligne primaire tombe en panne, l'objet de sortie change son état. Cette méthode peut être utilisée pour vérifier à partir d'une position centrale si la tension a été appliquée à tous les segments de ligne d'un système KNX. Un dispositif doit être installé dans chaque segment qui envoie des télégrammes cycliques et un dispositif doit être installé à un point central qui évalue ces informations.</w:t>
      </w:r>
    </w:p>
    <w:p w14:paraId="17D82157" w14:textId="77777777" w:rsidR="00883833" w:rsidRPr="00965D5F" w:rsidRDefault="00883833" w:rsidP="00176C62">
      <w:pPr>
        <w:pStyle w:val="Picture"/>
        <w:rPr>
          <w:lang w:val="fr-FR"/>
        </w:rPr>
      </w:pPr>
    </w:p>
    <w:p w14:paraId="5983BA74" w14:textId="77777777" w:rsidR="00883833" w:rsidRPr="00BD7791" w:rsidRDefault="00C13B77" w:rsidP="00836F3D">
      <w:pPr>
        <w:pStyle w:val="Picture"/>
        <w:rPr>
          <w:lang w:val="en-GB"/>
        </w:rPr>
      </w:pPr>
      <w:r>
        <w:object w:dxaOrig="14576" w:dyaOrig="2017" w14:anchorId="323BF4FB">
          <v:shape id="_x0000_i1026" type="#_x0000_t75" style="width:438.9pt;height:60.75pt" o:ole="">
            <v:imagedata r:id="rId10" o:title=""/>
          </v:shape>
          <o:OLEObject Type="Embed" ProgID="Visio.Drawing.15" ShapeID="_x0000_i1026" DrawAspect="Content" ObjectID="_1821008394" r:id="rId11"/>
        </w:object>
      </w:r>
    </w:p>
    <w:p w14:paraId="36F94CBF" w14:textId="77777777" w:rsidR="00883833" w:rsidRPr="00965D5F" w:rsidRDefault="001E084D" w:rsidP="00176C62">
      <w:pPr>
        <w:pStyle w:val="Caption"/>
        <w:rPr>
          <w:lang w:val="fr-FR"/>
        </w:rPr>
      </w:pPr>
      <w:r w:rsidRPr="00BD7791">
        <w:rPr>
          <w:lang w:val="fr-FR"/>
        </w:rPr>
        <w:t xml:space="preserve">Illustration </w:t>
      </w:r>
      <w:r w:rsidRPr="00BD7791">
        <w:rPr>
          <w:lang w:val="en-GB"/>
        </w:rPr>
        <w:fldChar w:fldCharType="begin"/>
      </w:r>
      <w:r w:rsidRPr="00BD7791">
        <w:rPr>
          <w:lang w:val="fr-FR"/>
        </w:rPr>
        <w:instrText xml:space="preserve"> SEQ Figure \* ARABIC </w:instrText>
      </w:r>
      <w:r w:rsidRPr="00BD7791">
        <w:rPr>
          <w:lang w:val="en-GB"/>
        </w:rPr>
        <w:fldChar w:fldCharType="separate"/>
      </w:r>
      <w:r w:rsidRPr="00BD7791">
        <w:rPr>
          <w:lang w:val="fr-FR"/>
        </w:rPr>
        <w:t>3</w:t>
      </w:r>
      <w:r w:rsidRPr="00BD7791">
        <w:rPr>
          <w:lang w:val="en-GB"/>
        </w:rPr>
        <w:fldChar w:fldCharType="end"/>
      </w:r>
      <w:r w:rsidRPr="00BD7791">
        <w:rPr>
          <w:lang w:val="fr-FR"/>
        </w:rPr>
        <w:t xml:space="preserve"> : Répétition cyclique du capteur</w:t>
      </w:r>
    </w:p>
    <w:p w14:paraId="150200A0" w14:textId="77777777" w:rsidR="00883833" w:rsidRPr="00965D5F" w:rsidRDefault="001E084D" w:rsidP="001A0DC5">
      <w:pPr>
        <w:rPr>
          <w:lang w:val="fr-FR"/>
        </w:rPr>
      </w:pPr>
      <w:r w:rsidRPr="00BD7791">
        <w:rPr>
          <w:lang w:val="fr-FR"/>
        </w:rPr>
        <w:t xml:space="preserve">Dans les systèmes décentralisés à commande événementielle, la plupart des fonctions de sécurité sont basées sur des télégrammes transmis cycliquement dont la transmission est surveillée à un autre endroit. </w:t>
      </w:r>
      <w:r w:rsidRPr="00BD7791">
        <w:rPr>
          <w:lang w:val="fr-FR"/>
        </w:rPr>
        <w:br/>
      </w:r>
    </w:p>
    <w:p w14:paraId="08DEA74F" w14:textId="77777777" w:rsidR="00883833" w:rsidRPr="00BD7791" w:rsidRDefault="001E084D" w:rsidP="00BD7791">
      <w:pPr>
        <w:pStyle w:val="Heading2"/>
      </w:pPr>
      <w:bookmarkStart w:id="14" w:name="_Toc463008305"/>
      <w:bookmarkStart w:id="15" w:name="_Toc462924006"/>
      <w:bookmarkStart w:id="16" w:name="_Toc462848109"/>
      <w:bookmarkStart w:id="17" w:name="_Toc463008304"/>
      <w:bookmarkStart w:id="18" w:name="_Toc462924005"/>
      <w:bookmarkStart w:id="19" w:name="_Toc462848108"/>
      <w:bookmarkStart w:id="20" w:name="_Toc215041952"/>
      <w:bookmarkStart w:id="21" w:name="_Toc125428109"/>
      <w:bookmarkStart w:id="22" w:name="_Toc497482813"/>
      <w:bookmarkStart w:id="23" w:name="_Toc19616801"/>
      <w:bookmarkEnd w:id="14"/>
      <w:bookmarkEnd w:id="15"/>
      <w:bookmarkEnd w:id="16"/>
      <w:bookmarkEnd w:id="17"/>
      <w:bookmarkEnd w:id="18"/>
      <w:bookmarkEnd w:id="19"/>
      <w:r w:rsidRPr="00BD7791">
        <w:rPr>
          <w:lang w:val="fr-FR"/>
        </w:rPr>
        <w:t>Priorité d'un Télégramme</w:t>
      </w:r>
      <w:bookmarkEnd w:id="20"/>
      <w:bookmarkEnd w:id="21"/>
      <w:bookmarkEnd w:id="22"/>
      <w:bookmarkEnd w:id="23"/>
    </w:p>
    <w:p w14:paraId="60C5497B" w14:textId="77777777" w:rsidR="00883833" w:rsidRPr="00965D5F" w:rsidRDefault="001E084D">
      <w:pPr>
        <w:rPr>
          <w:lang w:val="fr-FR"/>
        </w:rPr>
      </w:pPr>
      <w:r w:rsidRPr="00BD7791">
        <w:rPr>
          <w:lang w:val="fr-FR"/>
        </w:rPr>
        <w:t xml:space="preserve">Une étape supplémentaire pour permettre l'envoi des télégrammes le plus rapidement possible est la définition des priorités sur l'objet de groupe. Normalement, elles sont réglées par le fabricant. La priorité des télégrammes d'envoi d'un objet peut être adaptée individuellement sur trois niveaux avec ETS si nécessaire. </w:t>
      </w:r>
    </w:p>
    <w:p w14:paraId="0BA0CDFA" w14:textId="77777777" w:rsidR="00883833" w:rsidRPr="00965D5F" w:rsidRDefault="00883833">
      <w:pPr>
        <w:rPr>
          <w:lang w:val="fr-FR"/>
        </w:rPr>
      </w:pPr>
    </w:p>
    <w:p w14:paraId="330A9E94" w14:textId="77777777" w:rsidR="00883833" w:rsidRPr="00965D5F" w:rsidRDefault="001E084D">
      <w:pPr>
        <w:rPr>
          <w:lang w:val="fr-FR"/>
        </w:rPr>
      </w:pPr>
      <w:r w:rsidRPr="00BD7791">
        <w:rPr>
          <w:lang w:val="fr-FR"/>
        </w:rPr>
        <w:t>Les niveaux de priorité suivants sont disponibles :</w:t>
      </w:r>
    </w:p>
    <w:p w14:paraId="3972546E" w14:textId="77777777" w:rsidR="00883833" w:rsidRPr="00BD7791" w:rsidRDefault="001E084D" w:rsidP="00EF5BB9">
      <w:pPr>
        <w:pStyle w:val="Bullet1"/>
        <w:rPr>
          <w:lang w:val="en-GB"/>
        </w:rPr>
      </w:pPr>
      <w:r w:rsidRPr="00BD7791">
        <w:rPr>
          <w:lang w:val="fr-FR"/>
        </w:rPr>
        <w:t>Faible priorité opérationnelle</w:t>
      </w:r>
    </w:p>
    <w:p w14:paraId="721DD06E" w14:textId="77777777" w:rsidR="00883833" w:rsidRPr="00BD7791" w:rsidRDefault="001E084D" w:rsidP="00EF5BB9">
      <w:pPr>
        <w:pStyle w:val="Bullet1"/>
        <w:rPr>
          <w:lang w:val="en-GB"/>
        </w:rPr>
      </w:pPr>
      <w:r w:rsidRPr="00BD7791">
        <w:rPr>
          <w:lang w:val="fr-FR"/>
        </w:rPr>
        <w:t>Priorité opérationnelle élevée</w:t>
      </w:r>
    </w:p>
    <w:p w14:paraId="7CD20F4F" w14:textId="77777777" w:rsidR="00883833" w:rsidRPr="00BD7791" w:rsidRDefault="001E084D" w:rsidP="00EF5BB9">
      <w:pPr>
        <w:pStyle w:val="Bullet1"/>
        <w:rPr>
          <w:lang w:val="en-GB"/>
        </w:rPr>
      </w:pPr>
      <w:r w:rsidRPr="00BD7791">
        <w:rPr>
          <w:lang w:val="fr-FR"/>
        </w:rPr>
        <w:t>Alarme</w:t>
      </w:r>
    </w:p>
    <w:p w14:paraId="21A23393" w14:textId="77777777" w:rsidR="00883833" w:rsidRPr="00965D5F" w:rsidRDefault="001E084D" w:rsidP="00EF5BB9">
      <w:pPr>
        <w:pStyle w:val="Bullet1"/>
        <w:rPr>
          <w:lang w:val="fr-FR"/>
        </w:rPr>
      </w:pPr>
      <w:r w:rsidRPr="00BD7791">
        <w:rPr>
          <w:lang w:val="fr-FR"/>
        </w:rPr>
        <w:t>Système (utilisé par ETS pendant le téléchargement)</w:t>
      </w:r>
    </w:p>
    <w:p w14:paraId="66A15B34" w14:textId="77777777" w:rsidR="00883833" w:rsidRPr="00965D5F" w:rsidRDefault="001E084D">
      <w:pPr>
        <w:rPr>
          <w:lang w:val="fr-FR"/>
        </w:rPr>
      </w:pPr>
      <w:r w:rsidRPr="00BD7791">
        <w:rPr>
          <w:lang w:val="fr-FR"/>
        </w:rPr>
        <w:t>Le diagramme suivant indique une station météorologique dans laquelle l'objet 1 (Sécurité de Sortie 2) a été réglé en priorité 'Alarme'. Ce réglage signifie que plusieurs logiques "0" sont envoyées en premier lieu dans le champ de commande du télégramme et que le télégramme prévaut immédiatement et sans délai sur un appareil de priorité automatique ou normale.  Il convient toutefois de noter que vous ne devez pas définir un grand nombre de télégrammes sur le même niveau de priorité s'ils peuvent éventuellement être envoyés en même temps.</w:t>
      </w:r>
    </w:p>
    <w:p w14:paraId="5734BAB2" w14:textId="77777777" w:rsidR="00883833" w:rsidRPr="00BD7791" w:rsidRDefault="001E084D" w:rsidP="00836F3D">
      <w:pPr>
        <w:pStyle w:val="Picture"/>
        <w:rPr>
          <w:lang w:val="en-GB"/>
        </w:rPr>
      </w:pPr>
      <w:r w:rsidRPr="00965D5F">
        <w:rPr>
          <w:lang w:val="fr-FR"/>
        </w:rPr>
        <w:br w:type="page"/>
      </w:r>
      <w:r w:rsidRPr="007C3484">
        <w:rPr>
          <w:noProof/>
        </w:rPr>
        <w:lastRenderedPageBreak/>
        <w:drawing>
          <wp:inline distT="0" distB="0" distL="0" distR="0" wp14:anchorId="5B22B56A" wp14:editId="5D968D01">
            <wp:extent cx="5580380" cy="1233805"/>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1233805"/>
                    </a:xfrm>
                    <a:prstGeom prst="rect">
                      <a:avLst/>
                    </a:prstGeom>
                  </pic:spPr>
                </pic:pic>
              </a:graphicData>
            </a:graphic>
          </wp:inline>
        </w:drawing>
      </w:r>
    </w:p>
    <w:p w14:paraId="1CEB3295" w14:textId="77777777" w:rsidR="00883833" w:rsidRPr="00BD7791" w:rsidRDefault="001E084D" w:rsidP="00176C62">
      <w:pPr>
        <w:pStyle w:val="Caption"/>
        <w:rPr>
          <w:lang w:val="en-GB"/>
        </w:rPr>
      </w:pPr>
      <w:r w:rsidRPr="00BD7791">
        <w:rPr>
          <w:lang w:val="fr-FR"/>
        </w:rPr>
        <w:t xml:space="preserve">Illustration </w:t>
      </w:r>
      <w:r w:rsidRPr="00BD7791">
        <w:rPr>
          <w:lang w:val="en-GB"/>
        </w:rPr>
        <w:fldChar w:fldCharType="begin"/>
      </w:r>
      <w:r w:rsidRPr="00BD7791">
        <w:rPr>
          <w:lang w:val="fr-FR"/>
        </w:rPr>
        <w:instrText xml:space="preserve"> SEQ Figure \* ARABIC </w:instrText>
      </w:r>
      <w:r w:rsidRPr="00BD7791">
        <w:rPr>
          <w:lang w:val="en-GB"/>
        </w:rPr>
        <w:fldChar w:fldCharType="separate"/>
      </w:r>
      <w:r w:rsidRPr="00BD7791">
        <w:rPr>
          <w:lang w:val="fr-FR"/>
        </w:rPr>
        <w:t>4</w:t>
      </w:r>
      <w:r w:rsidRPr="00BD7791">
        <w:rPr>
          <w:lang w:val="en-GB"/>
        </w:rPr>
        <w:fldChar w:fldCharType="end"/>
      </w:r>
      <w:r w:rsidRPr="00BD7791">
        <w:rPr>
          <w:lang w:val="fr-FR"/>
        </w:rPr>
        <w:t xml:space="preserve"> : Priorité d'un télégramme</w:t>
      </w:r>
    </w:p>
    <w:p w14:paraId="06003189" w14:textId="77777777" w:rsidR="00883833" w:rsidRDefault="00883833" w:rsidP="00176C62">
      <w:pPr>
        <w:pStyle w:val="Picture"/>
        <w:rPr>
          <w:lang w:val="en-GB"/>
        </w:rPr>
      </w:pPr>
    </w:p>
    <w:p w14:paraId="5078F91C" w14:textId="77777777" w:rsidR="00883833" w:rsidRDefault="00883833" w:rsidP="00176C62">
      <w:pPr>
        <w:pStyle w:val="Picture"/>
        <w:rPr>
          <w:lang w:val="en-GB"/>
        </w:rPr>
      </w:pPr>
    </w:p>
    <w:p w14:paraId="4BF984AF" w14:textId="77777777" w:rsidR="00883833" w:rsidRPr="00BD7791" w:rsidRDefault="00C13B77" w:rsidP="00176C62">
      <w:pPr>
        <w:pStyle w:val="Picture"/>
        <w:rPr>
          <w:lang w:val="en-GB"/>
        </w:rPr>
      </w:pPr>
      <w:r w:rsidRPr="00C13B77">
        <w:rPr>
          <w:noProof/>
        </w:rPr>
        <w:drawing>
          <wp:inline distT="0" distB="0" distL="0" distR="0" wp14:anchorId="441C3358" wp14:editId="75B302B8">
            <wp:extent cx="5580380" cy="57277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572770"/>
                    </a:xfrm>
                    <a:prstGeom prst="rect">
                      <a:avLst/>
                    </a:prstGeom>
                  </pic:spPr>
                </pic:pic>
              </a:graphicData>
            </a:graphic>
          </wp:inline>
        </w:drawing>
      </w:r>
    </w:p>
    <w:p w14:paraId="3E63FB6D" w14:textId="77777777" w:rsidR="00883833" w:rsidRDefault="00883833" w:rsidP="00836F3D">
      <w:pP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8"/>
        <w:gridCol w:w="2351"/>
        <w:gridCol w:w="3169"/>
      </w:tblGrid>
      <w:tr w:rsidR="00046102" w14:paraId="746F81AD" w14:textId="77777777" w:rsidTr="00A37869">
        <w:tc>
          <w:tcPr>
            <w:tcW w:w="2926" w:type="dxa"/>
          </w:tcPr>
          <w:tbl>
            <w:tblPr>
              <w:tblStyle w:val="TableGrid"/>
              <w:tblW w:w="0" w:type="auto"/>
              <w:tblLook w:val="04A0" w:firstRow="1" w:lastRow="0" w:firstColumn="1" w:lastColumn="0" w:noHBand="0" w:noVBand="1"/>
            </w:tblPr>
            <w:tblGrid>
              <w:gridCol w:w="339"/>
              <w:gridCol w:w="339"/>
              <w:gridCol w:w="375"/>
              <w:gridCol w:w="339"/>
              <w:gridCol w:w="486"/>
              <w:gridCol w:w="486"/>
              <w:gridCol w:w="339"/>
              <w:gridCol w:w="339"/>
            </w:tblGrid>
            <w:tr w:rsidR="00046102" w14:paraId="59EB7298" w14:textId="77777777" w:rsidTr="00A37869">
              <w:trPr>
                <w:trHeight w:val="465"/>
              </w:trPr>
              <w:tc>
                <w:tcPr>
                  <w:tcW w:w="3964" w:type="dxa"/>
                  <w:gridSpan w:val="8"/>
                  <w:shd w:val="clear" w:color="auto" w:fill="E2EFD9" w:themeFill="accent6" w:themeFillTint="33"/>
                  <w:vAlign w:val="center"/>
                </w:tcPr>
                <w:p w14:paraId="1CB153E0" w14:textId="77777777" w:rsidR="00883833" w:rsidRPr="00C41F92" w:rsidRDefault="001E084D" w:rsidP="00A37869">
                  <w:pPr>
                    <w:jc w:val="center"/>
                    <w:rPr>
                      <w:b/>
                      <w:lang w:val="en-GB"/>
                    </w:rPr>
                  </w:pPr>
                  <w:r w:rsidRPr="00C41F92">
                    <w:rPr>
                      <w:b/>
                      <w:lang w:val="fr-FR"/>
                    </w:rPr>
                    <w:t>Champ de contrôle</w:t>
                  </w:r>
                </w:p>
              </w:tc>
            </w:tr>
            <w:tr w:rsidR="00046102" w14:paraId="093F50E9" w14:textId="77777777" w:rsidTr="00A37869">
              <w:trPr>
                <w:trHeight w:val="465"/>
              </w:trPr>
              <w:tc>
                <w:tcPr>
                  <w:tcW w:w="495" w:type="dxa"/>
                  <w:vAlign w:val="center"/>
                </w:tcPr>
                <w:p w14:paraId="3898103B" w14:textId="77777777" w:rsidR="00883833" w:rsidRPr="00C41F92" w:rsidRDefault="001E084D" w:rsidP="00A37869">
                  <w:pPr>
                    <w:jc w:val="center"/>
                    <w:rPr>
                      <w:lang w:val="en-GB"/>
                    </w:rPr>
                  </w:pPr>
                  <w:r w:rsidRPr="00C41F92">
                    <w:rPr>
                      <w:lang w:val="fr-FR"/>
                    </w:rPr>
                    <w:t>7</w:t>
                  </w:r>
                </w:p>
              </w:tc>
              <w:tc>
                <w:tcPr>
                  <w:tcW w:w="496" w:type="dxa"/>
                  <w:vAlign w:val="center"/>
                </w:tcPr>
                <w:p w14:paraId="3CB36733" w14:textId="77777777" w:rsidR="00883833" w:rsidRPr="00C41F92" w:rsidRDefault="001E084D" w:rsidP="00A37869">
                  <w:pPr>
                    <w:jc w:val="center"/>
                    <w:rPr>
                      <w:lang w:val="en-GB"/>
                    </w:rPr>
                  </w:pPr>
                  <w:r w:rsidRPr="00C41F92">
                    <w:rPr>
                      <w:lang w:val="fr-FR"/>
                    </w:rPr>
                    <w:t>6</w:t>
                  </w:r>
                </w:p>
              </w:tc>
              <w:tc>
                <w:tcPr>
                  <w:tcW w:w="495" w:type="dxa"/>
                  <w:tcBorders>
                    <w:bottom w:val="single" w:sz="4" w:space="0" w:color="auto"/>
                  </w:tcBorders>
                  <w:vAlign w:val="center"/>
                </w:tcPr>
                <w:p w14:paraId="498AD91B" w14:textId="77777777" w:rsidR="00883833" w:rsidRPr="00C41F92" w:rsidRDefault="001E084D" w:rsidP="00A37869">
                  <w:pPr>
                    <w:jc w:val="center"/>
                    <w:rPr>
                      <w:lang w:val="en-GB"/>
                    </w:rPr>
                  </w:pPr>
                  <w:r w:rsidRPr="00C41F92">
                    <w:rPr>
                      <w:lang w:val="fr-FR"/>
                    </w:rPr>
                    <w:t>5</w:t>
                  </w:r>
                </w:p>
              </w:tc>
              <w:tc>
                <w:tcPr>
                  <w:tcW w:w="496" w:type="dxa"/>
                  <w:vAlign w:val="center"/>
                </w:tcPr>
                <w:p w14:paraId="6EB7C8E2" w14:textId="77777777" w:rsidR="00883833" w:rsidRPr="00C41F92" w:rsidRDefault="001E084D" w:rsidP="00A37869">
                  <w:pPr>
                    <w:jc w:val="center"/>
                    <w:rPr>
                      <w:lang w:val="en-GB"/>
                    </w:rPr>
                  </w:pPr>
                  <w:r w:rsidRPr="00C41F92">
                    <w:rPr>
                      <w:lang w:val="fr-FR"/>
                    </w:rPr>
                    <w:t>4</w:t>
                  </w:r>
                </w:p>
              </w:tc>
              <w:tc>
                <w:tcPr>
                  <w:tcW w:w="495" w:type="dxa"/>
                  <w:tcBorders>
                    <w:bottom w:val="single" w:sz="4" w:space="0" w:color="auto"/>
                  </w:tcBorders>
                  <w:vAlign w:val="center"/>
                </w:tcPr>
                <w:p w14:paraId="1BA26B68" w14:textId="77777777" w:rsidR="00883833" w:rsidRPr="00C41F92" w:rsidRDefault="001E084D" w:rsidP="00A37869">
                  <w:pPr>
                    <w:jc w:val="center"/>
                    <w:rPr>
                      <w:lang w:val="en-GB"/>
                    </w:rPr>
                  </w:pPr>
                  <w:r w:rsidRPr="00C41F92">
                    <w:rPr>
                      <w:lang w:val="fr-FR"/>
                    </w:rPr>
                    <w:t>3</w:t>
                  </w:r>
                </w:p>
              </w:tc>
              <w:tc>
                <w:tcPr>
                  <w:tcW w:w="496" w:type="dxa"/>
                  <w:tcBorders>
                    <w:bottom w:val="single" w:sz="4" w:space="0" w:color="auto"/>
                  </w:tcBorders>
                  <w:vAlign w:val="center"/>
                </w:tcPr>
                <w:p w14:paraId="40FF3E70" w14:textId="77777777" w:rsidR="00883833" w:rsidRPr="00C41F92" w:rsidRDefault="001E084D" w:rsidP="00A37869">
                  <w:pPr>
                    <w:jc w:val="center"/>
                    <w:rPr>
                      <w:lang w:val="en-GB"/>
                    </w:rPr>
                  </w:pPr>
                  <w:r w:rsidRPr="00C41F92">
                    <w:rPr>
                      <w:lang w:val="fr-FR"/>
                    </w:rPr>
                    <w:t>2</w:t>
                  </w:r>
                </w:p>
              </w:tc>
              <w:tc>
                <w:tcPr>
                  <w:tcW w:w="495" w:type="dxa"/>
                  <w:vAlign w:val="center"/>
                </w:tcPr>
                <w:p w14:paraId="1B0B175F" w14:textId="77777777" w:rsidR="00883833" w:rsidRPr="00C41F92" w:rsidRDefault="001E084D" w:rsidP="00A37869">
                  <w:pPr>
                    <w:jc w:val="center"/>
                    <w:rPr>
                      <w:lang w:val="en-GB"/>
                    </w:rPr>
                  </w:pPr>
                  <w:r w:rsidRPr="00C41F92">
                    <w:rPr>
                      <w:lang w:val="fr-FR"/>
                    </w:rPr>
                    <w:t>1</w:t>
                  </w:r>
                </w:p>
              </w:tc>
              <w:tc>
                <w:tcPr>
                  <w:tcW w:w="496" w:type="dxa"/>
                  <w:vAlign w:val="center"/>
                </w:tcPr>
                <w:p w14:paraId="138C5255" w14:textId="77777777" w:rsidR="00883833" w:rsidRPr="00C41F92" w:rsidRDefault="001E084D" w:rsidP="00A37869">
                  <w:pPr>
                    <w:jc w:val="center"/>
                    <w:rPr>
                      <w:lang w:val="en-GB"/>
                    </w:rPr>
                  </w:pPr>
                  <w:r w:rsidRPr="00C41F92">
                    <w:rPr>
                      <w:lang w:val="fr-FR"/>
                    </w:rPr>
                    <w:t>0</w:t>
                  </w:r>
                </w:p>
              </w:tc>
            </w:tr>
            <w:tr w:rsidR="00046102" w14:paraId="6F3F2613" w14:textId="77777777" w:rsidTr="00A37869">
              <w:trPr>
                <w:trHeight w:val="465"/>
              </w:trPr>
              <w:tc>
                <w:tcPr>
                  <w:tcW w:w="495" w:type="dxa"/>
                  <w:vAlign w:val="center"/>
                </w:tcPr>
                <w:p w14:paraId="5D0FBFCD" w14:textId="77777777" w:rsidR="00883833" w:rsidRPr="00C41F92" w:rsidRDefault="001E084D" w:rsidP="00A37869">
                  <w:pPr>
                    <w:jc w:val="center"/>
                    <w:rPr>
                      <w:lang w:val="en-GB"/>
                    </w:rPr>
                  </w:pPr>
                  <w:r w:rsidRPr="00C41F92">
                    <w:rPr>
                      <w:lang w:val="fr-FR"/>
                    </w:rPr>
                    <w:t>1</w:t>
                  </w:r>
                </w:p>
              </w:tc>
              <w:tc>
                <w:tcPr>
                  <w:tcW w:w="496" w:type="dxa"/>
                  <w:vAlign w:val="center"/>
                </w:tcPr>
                <w:p w14:paraId="403E0E6A" w14:textId="77777777" w:rsidR="00883833" w:rsidRPr="00C41F92" w:rsidRDefault="001E084D" w:rsidP="00A37869">
                  <w:pPr>
                    <w:jc w:val="center"/>
                    <w:rPr>
                      <w:lang w:val="en-GB"/>
                    </w:rPr>
                  </w:pPr>
                  <w:r w:rsidRPr="00C41F92">
                    <w:rPr>
                      <w:lang w:val="fr-FR"/>
                    </w:rPr>
                    <w:t>0</w:t>
                  </w:r>
                </w:p>
              </w:tc>
              <w:tc>
                <w:tcPr>
                  <w:tcW w:w="495" w:type="dxa"/>
                  <w:shd w:val="clear" w:color="auto" w:fill="FFFF00"/>
                  <w:vAlign w:val="center"/>
                </w:tcPr>
                <w:p w14:paraId="27BBC469" w14:textId="77777777" w:rsidR="00883833" w:rsidRPr="00C41F92" w:rsidRDefault="001E084D" w:rsidP="00A37869">
                  <w:pPr>
                    <w:jc w:val="center"/>
                    <w:rPr>
                      <w:lang w:val="en-GB"/>
                    </w:rPr>
                  </w:pPr>
                  <w:r w:rsidRPr="00C41F92">
                    <w:rPr>
                      <w:lang w:val="fr-FR"/>
                    </w:rPr>
                    <w:t>R</w:t>
                  </w:r>
                </w:p>
              </w:tc>
              <w:tc>
                <w:tcPr>
                  <w:tcW w:w="496" w:type="dxa"/>
                  <w:vAlign w:val="center"/>
                </w:tcPr>
                <w:p w14:paraId="696ACA0E" w14:textId="77777777" w:rsidR="00883833" w:rsidRPr="00C41F92" w:rsidRDefault="001E084D" w:rsidP="00A37869">
                  <w:pPr>
                    <w:jc w:val="center"/>
                    <w:rPr>
                      <w:lang w:val="en-GB"/>
                    </w:rPr>
                  </w:pPr>
                  <w:r w:rsidRPr="00C41F92">
                    <w:rPr>
                      <w:lang w:val="fr-FR"/>
                    </w:rPr>
                    <w:t>1</w:t>
                  </w:r>
                </w:p>
              </w:tc>
              <w:tc>
                <w:tcPr>
                  <w:tcW w:w="495" w:type="dxa"/>
                  <w:shd w:val="clear" w:color="auto" w:fill="FFC000" w:themeFill="accent4"/>
                  <w:vAlign w:val="center"/>
                </w:tcPr>
                <w:p w14:paraId="40D67A17" w14:textId="77777777" w:rsidR="00883833" w:rsidRPr="00C41F92" w:rsidRDefault="001E084D" w:rsidP="00A37869">
                  <w:pPr>
                    <w:jc w:val="center"/>
                    <w:rPr>
                      <w:lang w:val="en-GB"/>
                    </w:rPr>
                  </w:pPr>
                  <w:r w:rsidRPr="00C41F92">
                    <w:rPr>
                      <w:lang w:val="fr-FR"/>
                    </w:rPr>
                    <w:t>P1</w:t>
                  </w:r>
                </w:p>
              </w:tc>
              <w:tc>
                <w:tcPr>
                  <w:tcW w:w="496" w:type="dxa"/>
                  <w:shd w:val="clear" w:color="auto" w:fill="FFC000" w:themeFill="accent4"/>
                  <w:vAlign w:val="center"/>
                </w:tcPr>
                <w:p w14:paraId="7F16999F" w14:textId="77777777" w:rsidR="00883833" w:rsidRPr="00C41F92" w:rsidRDefault="001E084D" w:rsidP="00A37869">
                  <w:pPr>
                    <w:jc w:val="center"/>
                    <w:rPr>
                      <w:lang w:val="en-GB"/>
                    </w:rPr>
                  </w:pPr>
                  <w:r w:rsidRPr="00C41F92">
                    <w:rPr>
                      <w:lang w:val="fr-FR"/>
                    </w:rPr>
                    <w:t>P0</w:t>
                  </w:r>
                </w:p>
              </w:tc>
              <w:tc>
                <w:tcPr>
                  <w:tcW w:w="495" w:type="dxa"/>
                  <w:vAlign w:val="center"/>
                </w:tcPr>
                <w:p w14:paraId="21105DBA" w14:textId="77777777" w:rsidR="00883833" w:rsidRPr="00C41F92" w:rsidRDefault="001E084D" w:rsidP="00A37869">
                  <w:pPr>
                    <w:jc w:val="center"/>
                    <w:rPr>
                      <w:lang w:val="en-GB"/>
                    </w:rPr>
                  </w:pPr>
                  <w:r w:rsidRPr="00C41F92">
                    <w:rPr>
                      <w:lang w:val="fr-FR"/>
                    </w:rPr>
                    <w:t>0</w:t>
                  </w:r>
                </w:p>
              </w:tc>
              <w:tc>
                <w:tcPr>
                  <w:tcW w:w="496" w:type="dxa"/>
                  <w:vAlign w:val="center"/>
                </w:tcPr>
                <w:p w14:paraId="0BE870E1" w14:textId="77777777" w:rsidR="00883833" w:rsidRPr="00C41F92" w:rsidRDefault="001E084D" w:rsidP="00A37869">
                  <w:pPr>
                    <w:jc w:val="center"/>
                    <w:rPr>
                      <w:lang w:val="en-GB"/>
                    </w:rPr>
                  </w:pPr>
                  <w:r w:rsidRPr="00C41F92">
                    <w:rPr>
                      <w:lang w:val="fr-FR"/>
                    </w:rPr>
                    <w:t>0</w:t>
                  </w:r>
                </w:p>
              </w:tc>
            </w:tr>
          </w:tbl>
          <w:p w14:paraId="64A4ABE6" w14:textId="77777777" w:rsidR="00883833" w:rsidRPr="00C41F92" w:rsidRDefault="00883833" w:rsidP="00A37869">
            <w:pPr>
              <w:rPr>
                <w:lang w:val="en-GB"/>
              </w:rPr>
            </w:pPr>
          </w:p>
        </w:tc>
        <w:tc>
          <w:tcPr>
            <w:tcW w:w="2926" w:type="dxa"/>
          </w:tcPr>
          <w:tbl>
            <w:tblPr>
              <w:tblStyle w:val="TableGrid"/>
              <w:tblW w:w="0" w:type="auto"/>
              <w:tblLook w:val="04A0" w:firstRow="1" w:lastRow="0" w:firstColumn="1" w:lastColumn="0" w:noHBand="0" w:noVBand="1"/>
            </w:tblPr>
            <w:tblGrid>
              <w:gridCol w:w="444"/>
              <w:gridCol w:w="1681"/>
            </w:tblGrid>
            <w:tr w:rsidR="00046102" w14:paraId="303D08F3" w14:textId="77777777" w:rsidTr="00A37869">
              <w:trPr>
                <w:trHeight w:val="465"/>
              </w:trPr>
              <w:tc>
                <w:tcPr>
                  <w:tcW w:w="2405" w:type="dxa"/>
                  <w:gridSpan w:val="2"/>
                  <w:shd w:val="clear" w:color="auto" w:fill="FFFF00"/>
                  <w:vAlign w:val="center"/>
                </w:tcPr>
                <w:p w14:paraId="1C638048" w14:textId="77777777" w:rsidR="00883833" w:rsidRPr="00C41F92" w:rsidRDefault="00FC04D9" w:rsidP="00A37869">
                  <w:pPr>
                    <w:jc w:val="center"/>
                    <w:rPr>
                      <w:b/>
                      <w:lang w:val="en-GB"/>
                    </w:rPr>
                  </w:pPr>
                  <w:r>
                    <w:rPr>
                      <w:b/>
                      <w:lang w:val="fr-FR"/>
                    </w:rPr>
                    <w:t>Indicateur de répétition</w:t>
                  </w:r>
                </w:p>
              </w:tc>
            </w:tr>
            <w:tr w:rsidR="00046102" w14:paraId="040E0E63" w14:textId="77777777" w:rsidTr="00A37869">
              <w:trPr>
                <w:trHeight w:val="465"/>
              </w:trPr>
              <w:tc>
                <w:tcPr>
                  <w:tcW w:w="495" w:type="dxa"/>
                  <w:vAlign w:val="center"/>
                </w:tcPr>
                <w:p w14:paraId="308D0DFF" w14:textId="77777777" w:rsidR="00883833" w:rsidRPr="00C41F92" w:rsidRDefault="001E084D" w:rsidP="00A37869">
                  <w:pPr>
                    <w:jc w:val="center"/>
                    <w:rPr>
                      <w:lang w:val="en-GB"/>
                    </w:rPr>
                  </w:pPr>
                  <w:r w:rsidRPr="00C41F92">
                    <w:rPr>
                      <w:lang w:val="fr-FR"/>
                    </w:rPr>
                    <w:t>0</w:t>
                  </w:r>
                </w:p>
              </w:tc>
              <w:tc>
                <w:tcPr>
                  <w:tcW w:w="1910" w:type="dxa"/>
                  <w:vAlign w:val="center"/>
                </w:tcPr>
                <w:p w14:paraId="2E5EC090" w14:textId="77777777" w:rsidR="00883833" w:rsidRPr="00C41F92" w:rsidRDefault="001E084D" w:rsidP="00A37869">
                  <w:pPr>
                    <w:rPr>
                      <w:lang w:val="en-GB"/>
                    </w:rPr>
                  </w:pPr>
                  <w:r w:rsidRPr="00C41F92">
                    <w:rPr>
                      <w:lang w:val="fr-FR"/>
                    </w:rPr>
                    <w:t>Répétition</w:t>
                  </w:r>
                </w:p>
              </w:tc>
            </w:tr>
            <w:tr w:rsidR="00046102" w14:paraId="6642C463" w14:textId="77777777" w:rsidTr="00A37869">
              <w:trPr>
                <w:trHeight w:val="465"/>
              </w:trPr>
              <w:tc>
                <w:tcPr>
                  <w:tcW w:w="495" w:type="dxa"/>
                  <w:vAlign w:val="center"/>
                </w:tcPr>
                <w:p w14:paraId="2A4A96AD" w14:textId="77777777" w:rsidR="00883833" w:rsidRPr="00C41F92" w:rsidRDefault="001E084D" w:rsidP="00A37869">
                  <w:pPr>
                    <w:jc w:val="center"/>
                    <w:rPr>
                      <w:lang w:val="en-GB"/>
                    </w:rPr>
                  </w:pPr>
                  <w:r w:rsidRPr="00C41F92">
                    <w:rPr>
                      <w:lang w:val="fr-FR"/>
                    </w:rPr>
                    <w:t>1</w:t>
                  </w:r>
                </w:p>
              </w:tc>
              <w:tc>
                <w:tcPr>
                  <w:tcW w:w="1910" w:type="dxa"/>
                  <w:vAlign w:val="center"/>
                </w:tcPr>
                <w:p w14:paraId="0A8332DB" w14:textId="77777777" w:rsidR="00883833" w:rsidRPr="00C41F92" w:rsidRDefault="001E084D" w:rsidP="00A37869">
                  <w:pPr>
                    <w:rPr>
                      <w:lang w:val="en-GB"/>
                    </w:rPr>
                  </w:pPr>
                  <w:r w:rsidRPr="00C41F92">
                    <w:rPr>
                      <w:lang w:val="fr-FR"/>
                    </w:rPr>
                    <w:t>Normal</w:t>
                  </w:r>
                </w:p>
              </w:tc>
            </w:tr>
          </w:tbl>
          <w:p w14:paraId="2A74F916" w14:textId="77777777" w:rsidR="00883833" w:rsidRPr="00C41F92" w:rsidRDefault="00883833" w:rsidP="00A37869">
            <w:pPr>
              <w:rPr>
                <w:lang w:val="en-GB"/>
              </w:rPr>
            </w:pPr>
          </w:p>
        </w:tc>
        <w:tc>
          <w:tcPr>
            <w:tcW w:w="2926" w:type="dxa"/>
          </w:tcPr>
          <w:tbl>
            <w:tblPr>
              <w:tblStyle w:val="TableGrid"/>
              <w:tblW w:w="2943" w:type="dxa"/>
              <w:tblLook w:val="04A0" w:firstRow="1" w:lastRow="0" w:firstColumn="1" w:lastColumn="0" w:noHBand="0" w:noVBand="1"/>
            </w:tblPr>
            <w:tblGrid>
              <w:gridCol w:w="488"/>
              <w:gridCol w:w="513"/>
              <w:gridCol w:w="1942"/>
            </w:tblGrid>
            <w:tr w:rsidR="00046102" w14:paraId="5C9918AC" w14:textId="77777777" w:rsidTr="00C41F92">
              <w:trPr>
                <w:trHeight w:val="465"/>
              </w:trPr>
              <w:tc>
                <w:tcPr>
                  <w:tcW w:w="488" w:type="dxa"/>
                  <w:shd w:val="clear" w:color="auto" w:fill="FFC000" w:themeFill="accent4"/>
                  <w:vAlign w:val="center"/>
                </w:tcPr>
                <w:p w14:paraId="648482C7" w14:textId="77777777" w:rsidR="00883833" w:rsidRPr="00C41F92" w:rsidRDefault="001E084D" w:rsidP="00A37869">
                  <w:pPr>
                    <w:jc w:val="center"/>
                    <w:rPr>
                      <w:lang w:val="en-GB"/>
                    </w:rPr>
                  </w:pPr>
                  <w:r w:rsidRPr="00C41F92">
                    <w:rPr>
                      <w:lang w:val="fr-FR"/>
                    </w:rPr>
                    <w:t>P1</w:t>
                  </w:r>
                </w:p>
              </w:tc>
              <w:tc>
                <w:tcPr>
                  <w:tcW w:w="513" w:type="dxa"/>
                  <w:shd w:val="clear" w:color="auto" w:fill="FFC000" w:themeFill="accent4"/>
                  <w:vAlign w:val="center"/>
                </w:tcPr>
                <w:p w14:paraId="4A99F890" w14:textId="77777777" w:rsidR="00883833" w:rsidRPr="00C41F92" w:rsidRDefault="001E084D" w:rsidP="00A37869">
                  <w:pPr>
                    <w:rPr>
                      <w:lang w:val="en-GB"/>
                    </w:rPr>
                  </w:pPr>
                  <w:r w:rsidRPr="00C41F92">
                    <w:rPr>
                      <w:lang w:val="fr-FR"/>
                    </w:rPr>
                    <w:t>P2</w:t>
                  </w:r>
                </w:p>
              </w:tc>
              <w:tc>
                <w:tcPr>
                  <w:tcW w:w="1942" w:type="dxa"/>
                  <w:shd w:val="clear" w:color="auto" w:fill="FFC000" w:themeFill="accent4"/>
                  <w:vAlign w:val="center"/>
                </w:tcPr>
                <w:p w14:paraId="0FE19836" w14:textId="77777777" w:rsidR="00883833" w:rsidRPr="00C41F92" w:rsidRDefault="001E084D" w:rsidP="00A37869">
                  <w:pPr>
                    <w:rPr>
                      <w:lang w:val="en-GB"/>
                    </w:rPr>
                  </w:pPr>
                  <w:r w:rsidRPr="00C41F92">
                    <w:rPr>
                      <w:lang w:val="fr-FR"/>
                    </w:rPr>
                    <w:t>Priorité</w:t>
                  </w:r>
                </w:p>
              </w:tc>
            </w:tr>
            <w:tr w:rsidR="00046102" w14:paraId="6D73A76E" w14:textId="77777777" w:rsidTr="00C41F92">
              <w:trPr>
                <w:trHeight w:val="465"/>
              </w:trPr>
              <w:tc>
                <w:tcPr>
                  <w:tcW w:w="488" w:type="dxa"/>
                  <w:vAlign w:val="center"/>
                </w:tcPr>
                <w:p w14:paraId="78545C24" w14:textId="77777777" w:rsidR="00883833" w:rsidRPr="00C41F92" w:rsidRDefault="001E084D" w:rsidP="00A37869">
                  <w:pPr>
                    <w:jc w:val="center"/>
                    <w:rPr>
                      <w:lang w:val="en-GB"/>
                    </w:rPr>
                  </w:pPr>
                  <w:r w:rsidRPr="00C41F92">
                    <w:rPr>
                      <w:lang w:val="fr-FR"/>
                    </w:rPr>
                    <w:t>0</w:t>
                  </w:r>
                </w:p>
              </w:tc>
              <w:tc>
                <w:tcPr>
                  <w:tcW w:w="513" w:type="dxa"/>
                  <w:vAlign w:val="center"/>
                </w:tcPr>
                <w:p w14:paraId="575FD33A" w14:textId="77777777" w:rsidR="00883833" w:rsidRPr="00C41F92" w:rsidRDefault="001E084D" w:rsidP="00A37869">
                  <w:pPr>
                    <w:jc w:val="center"/>
                    <w:rPr>
                      <w:lang w:val="en-GB"/>
                    </w:rPr>
                  </w:pPr>
                  <w:r w:rsidRPr="00C41F92">
                    <w:rPr>
                      <w:lang w:val="fr-FR"/>
                    </w:rPr>
                    <w:t>0</w:t>
                  </w:r>
                </w:p>
              </w:tc>
              <w:tc>
                <w:tcPr>
                  <w:tcW w:w="1942" w:type="dxa"/>
                  <w:vAlign w:val="center"/>
                </w:tcPr>
                <w:p w14:paraId="1237458B" w14:textId="77777777" w:rsidR="00883833" w:rsidRPr="00C41F92" w:rsidRDefault="001E084D" w:rsidP="00A37869">
                  <w:pPr>
                    <w:rPr>
                      <w:lang w:val="en-GB"/>
                    </w:rPr>
                  </w:pPr>
                  <w:r w:rsidRPr="00C41F92">
                    <w:rPr>
                      <w:lang w:val="fr-FR"/>
                    </w:rPr>
                    <w:t>Télégramme du système</w:t>
                  </w:r>
                </w:p>
              </w:tc>
            </w:tr>
            <w:tr w:rsidR="00046102" w14:paraId="5F692917" w14:textId="77777777" w:rsidTr="00C41F92">
              <w:trPr>
                <w:trHeight w:val="465"/>
              </w:trPr>
              <w:tc>
                <w:tcPr>
                  <w:tcW w:w="488" w:type="dxa"/>
                  <w:vAlign w:val="center"/>
                </w:tcPr>
                <w:p w14:paraId="08EB212C" w14:textId="77777777" w:rsidR="00883833" w:rsidRPr="00C41F92" w:rsidRDefault="001E084D" w:rsidP="00A37869">
                  <w:pPr>
                    <w:jc w:val="center"/>
                    <w:rPr>
                      <w:lang w:val="en-GB"/>
                    </w:rPr>
                  </w:pPr>
                  <w:r w:rsidRPr="00C41F92">
                    <w:rPr>
                      <w:lang w:val="fr-FR"/>
                    </w:rPr>
                    <w:t>1</w:t>
                  </w:r>
                </w:p>
              </w:tc>
              <w:tc>
                <w:tcPr>
                  <w:tcW w:w="513" w:type="dxa"/>
                  <w:vAlign w:val="center"/>
                </w:tcPr>
                <w:p w14:paraId="3F64525A" w14:textId="77777777" w:rsidR="00883833" w:rsidRPr="00C41F92" w:rsidRDefault="001E084D" w:rsidP="00A37869">
                  <w:pPr>
                    <w:jc w:val="center"/>
                    <w:rPr>
                      <w:lang w:val="en-GB"/>
                    </w:rPr>
                  </w:pPr>
                  <w:r w:rsidRPr="00C41F92">
                    <w:rPr>
                      <w:lang w:val="fr-FR"/>
                    </w:rPr>
                    <w:t>0</w:t>
                  </w:r>
                </w:p>
              </w:tc>
              <w:tc>
                <w:tcPr>
                  <w:tcW w:w="1942" w:type="dxa"/>
                  <w:vAlign w:val="center"/>
                </w:tcPr>
                <w:p w14:paraId="06B81779" w14:textId="77777777" w:rsidR="00883833" w:rsidRPr="00C41F92" w:rsidRDefault="001E084D" w:rsidP="00A37869">
                  <w:pPr>
                    <w:rPr>
                      <w:lang w:val="en-GB"/>
                    </w:rPr>
                  </w:pPr>
                  <w:r w:rsidRPr="00C41F92">
                    <w:rPr>
                      <w:lang w:val="fr-FR"/>
                    </w:rPr>
                    <w:t>Alarme</w:t>
                  </w:r>
                </w:p>
              </w:tc>
            </w:tr>
            <w:tr w:rsidR="00046102" w14:paraId="7B7F104E" w14:textId="77777777" w:rsidTr="00C41F92">
              <w:trPr>
                <w:trHeight w:val="465"/>
              </w:trPr>
              <w:tc>
                <w:tcPr>
                  <w:tcW w:w="488" w:type="dxa"/>
                  <w:vAlign w:val="center"/>
                </w:tcPr>
                <w:p w14:paraId="605A30AB" w14:textId="77777777" w:rsidR="00883833" w:rsidRPr="00C41F92" w:rsidRDefault="001E084D" w:rsidP="00A37869">
                  <w:pPr>
                    <w:jc w:val="center"/>
                    <w:rPr>
                      <w:lang w:val="en-GB"/>
                    </w:rPr>
                  </w:pPr>
                  <w:r w:rsidRPr="00C41F92">
                    <w:rPr>
                      <w:lang w:val="fr-FR"/>
                    </w:rPr>
                    <w:t>0</w:t>
                  </w:r>
                </w:p>
              </w:tc>
              <w:tc>
                <w:tcPr>
                  <w:tcW w:w="513" w:type="dxa"/>
                  <w:vAlign w:val="center"/>
                </w:tcPr>
                <w:p w14:paraId="7F09FDBD" w14:textId="77777777" w:rsidR="00883833" w:rsidRPr="00C41F92" w:rsidRDefault="001E084D" w:rsidP="00A37869">
                  <w:pPr>
                    <w:jc w:val="center"/>
                    <w:rPr>
                      <w:lang w:val="en-GB"/>
                    </w:rPr>
                  </w:pPr>
                  <w:r w:rsidRPr="00C41F92">
                    <w:rPr>
                      <w:lang w:val="fr-FR"/>
                    </w:rPr>
                    <w:t>1</w:t>
                  </w:r>
                </w:p>
              </w:tc>
              <w:tc>
                <w:tcPr>
                  <w:tcW w:w="1942" w:type="dxa"/>
                  <w:vAlign w:val="center"/>
                </w:tcPr>
                <w:p w14:paraId="3D5831E6" w14:textId="77777777" w:rsidR="00883833" w:rsidRPr="00C41F92" w:rsidRDefault="001E084D" w:rsidP="00A37869">
                  <w:pPr>
                    <w:rPr>
                      <w:lang w:val="en-GB"/>
                    </w:rPr>
                  </w:pPr>
                  <w:r w:rsidRPr="00C41F92">
                    <w:rPr>
                      <w:lang w:val="fr-FR"/>
                    </w:rPr>
                    <w:t>Élevée</w:t>
                  </w:r>
                </w:p>
              </w:tc>
            </w:tr>
            <w:tr w:rsidR="00046102" w14:paraId="0DE56C92" w14:textId="77777777" w:rsidTr="00C41F92">
              <w:trPr>
                <w:trHeight w:val="465"/>
              </w:trPr>
              <w:tc>
                <w:tcPr>
                  <w:tcW w:w="488" w:type="dxa"/>
                  <w:vAlign w:val="center"/>
                </w:tcPr>
                <w:p w14:paraId="54A172AD" w14:textId="77777777" w:rsidR="00883833" w:rsidRPr="00C41F92" w:rsidRDefault="001E084D" w:rsidP="00A37869">
                  <w:pPr>
                    <w:jc w:val="center"/>
                    <w:rPr>
                      <w:lang w:val="en-GB"/>
                    </w:rPr>
                  </w:pPr>
                  <w:r w:rsidRPr="00C41F92">
                    <w:rPr>
                      <w:lang w:val="fr-FR"/>
                    </w:rPr>
                    <w:t>1</w:t>
                  </w:r>
                </w:p>
              </w:tc>
              <w:tc>
                <w:tcPr>
                  <w:tcW w:w="513" w:type="dxa"/>
                  <w:vAlign w:val="center"/>
                </w:tcPr>
                <w:p w14:paraId="50B937E1" w14:textId="77777777" w:rsidR="00883833" w:rsidRPr="00C41F92" w:rsidRDefault="001E084D" w:rsidP="00A37869">
                  <w:pPr>
                    <w:jc w:val="center"/>
                    <w:rPr>
                      <w:lang w:val="en-GB"/>
                    </w:rPr>
                  </w:pPr>
                  <w:r w:rsidRPr="00C41F92">
                    <w:rPr>
                      <w:lang w:val="fr-FR"/>
                    </w:rPr>
                    <w:t>1</w:t>
                  </w:r>
                </w:p>
              </w:tc>
              <w:tc>
                <w:tcPr>
                  <w:tcW w:w="1942" w:type="dxa"/>
                  <w:vAlign w:val="center"/>
                </w:tcPr>
                <w:p w14:paraId="6CA19531" w14:textId="77777777" w:rsidR="00883833" w:rsidRPr="00C41F92" w:rsidRDefault="001E084D" w:rsidP="00A37869">
                  <w:pPr>
                    <w:rPr>
                      <w:lang w:val="en-GB"/>
                    </w:rPr>
                  </w:pPr>
                  <w:r w:rsidRPr="00C41F92">
                    <w:rPr>
                      <w:lang w:val="fr-FR"/>
                    </w:rPr>
                    <w:t>Basse</w:t>
                  </w:r>
                </w:p>
              </w:tc>
            </w:tr>
          </w:tbl>
          <w:p w14:paraId="3582C294" w14:textId="77777777" w:rsidR="00883833" w:rsidRPr="00C41F92" w:rsidRDefault="00883833" w:rsidP="00A37869">
            <w:pPr>
              <w:rPr>
                <w:lang w:val="en-GB"/>
              </w:rPr>
            </w:pPr>
          </w:p>
        </w:tc>
      </w:tr>
    </w:tbl>
    <w:p w14:paraId="74CEC8D9" w14:textId="77777777" w:rsidR="00883833" w:rsidRDefault="00883833" w:rsidP="00836F3D">
      <w:pPr>
        <w:rPr>
          <w:lang w:val="en-GB"/>
        </w:rPr>
      </w:pPr>
    </w:p>
    <w:p w14:paraId="3BFC288A" w14:textId="77777777" w:rsidR="00883833" w:rsidRPr="00BD7791" w:rsidRDefault="001E084D" w:rsidP="00176C62">
      <w:pPr>
        <w:pStyle w:val="Caption"/>
        <w:rPr>
          <w:lang w:val="en-GB"/>
        </w:rPr>
      </w:pPr>
      <w:r w:rsidRPr="00BD7791">
        <w:rPr>
          <w:lang w:val="en-GB"/>
        </w:rPr>
        <w:tab/>
      </w:r>
    </w:p>
    <w:p w14:paraId="53AC0BC6" w14:textId="77777777" w:rsidR="00883833" w:rsidRPr="00BD7791" w:rsidRDefault="001E084D" w:rsidP="00176C62">
      <w:pPr>
        <w:pStyle w:val="Caption"/>
        <w:rPr>
          <w:lang w:val="en-GB"/>
        </w:rPr>
      </w:pPr>
      <w:r w:rsidRPr="00BD7791">
        <w:rPr>
          <w:lang w:val="fr-FR"/>
        </w:rPr>
        <w:t xml:space="preserve">Illustration </w:t>
      </w:r>
      <w:r w:rsidRPr="00BD7791">
        <w:rPr>
          <w:lang w:val="en-GB"/>
        </w:rPr>
        <w:fldChar w:fldCharType="begin"/>
      </w:r>
      <w:r w:rsidRPr="00BD7791">
        <w:rPr>
          <w:lang w:val="fr-FR"/>
        </w:rPr>
        <w:instrText xml:space="preserve"> SEQ Figure \* ARABIC </w:instrText>
      </w:r>
      <w:r w:rsidRPr="00BD7791">
        <w:rPr>
          <w:lang w:val="en-GB"/>
        </w:rPr>
        <w:fldChar w:fldCharType="separate"/>
      </w:r>
      <w:r w:rsidRPr="00BD7791">
        <w:rPr>
          <w:lang w:val="fr-FR"/>
        </w:rPr>
        <w:t>5</w:t>
      </w:r>
      <w:r w:rsidRPr="00BD7791">
        <w:rPr>
          <w:lang w:val="en-GB"/>
        </w:rPr>
        <w:fldChar w:fldCharType="end"/>
      </w:r>
      <w:r w:rsidRPr="00BD7791">
        <w:rPr>
          <w:lang w:val="fr-FR"/>
        </w:rPr>
        <w:t xml:space="preserve"> : Télégramme TP1</w:t>
      </w:r>
    </w:p>
    <w:p w14:paraId="0A4C9C60" w14:textId="77777777" w:rsidR="00883833" w:rsidRPr="00BD7791" w:rsidRDefault="00883833" w:rsidP="00836F3D">
      <w:pPr>
        <w:rPr>
          <w:lang w:val="en-GB"/>
        </w:rPr>
      </w:pPr>
    </w:p>
    <w:p w14:paraId="3817C280" w14:textId="77777777" w:rsidR="00883833" w:rsidRPr="00965D5F" w:rsidRDefault="001E084D">
      <w:pPr>
        <w:pStyle w:val="Heading2"/>
        <w:rPr>
          <w:lang w:val="fr-FR"/>
        </w:rPr>
      </w:pPr>
      <w:bookmarkStart w:id="24" w:name="_Toc215041953"/>
      <w:bookmarkStart w:id="25" w:name="_Toc125428110"/>
      <w:bookmarkStart w:id="26" w:name="_Toc497482814"/>
      <w:bookmarkStart w:id="27" w:name="_Toc19616802"/>
      <w:r w:rsidRPr="00BD7791">
        <w:rPr>
          <w:iCs w:val="0"/>
          <w:lang w:val="fr-FR"/>
        </w:rPr>
        <w:t>Comportement après le Rétablissement de la Tension du Bus</w:t>
      </w:r>
      <w:bookmarkEnd w:id="24"/>
      <w:bookmarkEnd w:id="25"/>
      <w:bookmarkEnd w:id="26"/>
      <w:bookmarkEnd w:id="27"/>
    </w:p>
    <w:p w14:paraId="028D881D" w14:textId="77777777" w:rsidR="00883833" w:rsidRPr="00965D5F" w:rsidRDefault="001E084D">
      <w:pPr>
        <w:rPr>
          <w:lang w:val="fr-FR"/>
        </w:rPr>
      </w:pPr>
      <w:r w:rsidRPr="00BD7791">
        <w:rPr>
          <w:lang w:val="fr-FR"/>
        </w:rPr>
        <w:t xml:space="preserve">Le comportement de démarrage d'une installation KNX après une coupure de tension doit être planifié et vérifié au plus tard au moment de la remise en service. Dans la plupart des cas, on peut supposer que les actionneurs de commutation conservent leur état après le rétablissement de la tension du bus ou coupent les sorties. Pour de nombreux appareils, " l'État après le rétablissement de la tension " peut être réglé dans les paramètres de l'appareil. En particulier, si des systèmes d'irrigation, des systèmes de commande de pompes ou des contrôleurs d'appareils qui entraînent des coûts d'exploitation très élevés sont mis en œuvre avec KNX, le comportement au démarrage doit être vérifié et faire partie du rapport de réception. </w:t>
      </w:r>
    </w:p>
    <w:p w14:paraId="0AAB6B53" w14:textId="77777777" w:rsidR="00883833" w:rsidRPr="00965D5F" w:rsidRDefault="00883833">
      <w:pPr>
        <w:rPr>
          <w:lang w:val="fr-FR"/>
        </w:rPr>
      </w:pPr>
    </w:p>
    <w:p w14:paraId="6D40F7C3" w14:textId="77777777" w:rsidR="00883833" w:rsidRPr="00965D5F" w:rsidRDefault="001E084D">
      <w:pPr>
        <w:spacing w:before="0" w:after="0" w:line="240" w:lineRule="auto"/>
        <w:contextualSpacing w:val="0"/>
        <w:rPr>
          <w:lang w:val="fr-FR"/>
        </w:rPr>
      </w:pPr>
      <w:r w:rsidRPr="00965D5F">
        <w:rPr>
          <w:lang w:val="fr-FR"/>
        </w:rPr>
        <w:br w:type="page"/>
      </w:r>
    </w:p>
    <w:p w14:paraId="706DF5E7" w14:textId="77777777" w:rsidR="00883833" w:rsidRPr="00965D5F" w:rsidRDefault="001E084D" w:rsidP="00823260">
      <w:pPr>
        <w:pStyle w:val="Heading2"/>
        <w:rPr>
          <w:lang w:val="fr-FR"/>
        </w:rPr>
      </w:pPr>
      <w:bookmarkStart w:id="28" w:name="_Toc497482815"/>
      <w:bookmarkStart w:id="29" w:name="_Toc19616803"/>
      <w:r w:rsidRPr="00BD7791">
        <w:rPr>
          <w:iCs w:val="0"/>
          <w:lang w:val="fr-FR"/>
        </w:rPr>
        <w:lastRenderedPageBreak/>
        <w:t>Surveillance de la Tension du Bus</w:t>
      </w:r>
      <w:bookmarkEnd w:id="28"/>
      <w:bookmarkEnd w:id="29"/>
    </w:p>
    <w:p w14:paraId="457F9C93" w14:textId="77777777" w:rsidR="00883833" w:rsidRPr="00965D5F" w:rsidRDefault="001E084D">
      <w:pPr>
        <w:rPr>
          <w:lang w:val="fr-FR"/>
        </w:rPr>
      </w:pPr>
      <w:r w:rsidRPr="00BD7791">
        <w:rPr>
          <w:lang w:val="fr-FR"/>
        </w:rPr>
        <w:t>Il est possible d'installer un relais temporisé conventionnel en parallèle à l'alimentation électrique du KNX pour établir une panne de tension. Les régulateurs, valeurs de consigne et autres états d'une installation peuvent ainsi être remis à l'état initial. Le relais temporisé commute avec un retard (après env. 30 s) et le contact est relié à un canal d'une entrée binaire KNX. Cette entrée binaire envoie à une adresse de groupe qui signale une panne de courant et crée des états de base définis. Le schéma suivant représente la configuration schématique de ce type de système.</w:t>
      </w:r>
    </w:p>
    <w:p w14:paraId="4BA67E68" w14:textId="77777777" w:rsidR="00883833" w:rsidRPr="00BD7791" w:rsidRDefault="00C13B77" w:rsidP="00C41F92">
      <w:pPr>
        <w:pStyle w:val="Picture"/>
        <w:rPr>
          <w:sz w:val="28"/>
          <w:lang w:val="en-GB"/>
        </w:rPr>
      </w:pPr>
      <w:r>
        <w:object w:dxaOrig="12961" w:dyaOrig="6262" w14:anchorId="75583FAB">
          <v:shape id="_x0000_i1027" type="#_x0000_t75" style="width:439.5pt;height:212.25pt" o:ole="">
            <v:imagedata r:id="rId14" o:title=""/>
          </v:shape>
          <o:OLEObject Type="Embed" ProgID="Visio.Drawing.15" ShapeID="_x0000_i1027" DrawAspect="Content" ObjectID="_1821008395" r:id="rId15"/>
        </w:object>
      </w:r>
    </w:p>
    <w:p w14:paraId="79A8C732" w14:textId="77777777" w:rsidR="00883833" w:rsidRPr="00965D5F" w:rsidRDefault="001E084D" w:rsidP="00176C62">
      <w:pPr>
        <w:pStyle w:val="Caption"/>
        <w:rPr>
          <w:lang w:val="fr-FR"/>
        </w:rPr>
      </w:pPr>
      <w:r w:rsidRPr="00BD7791">
        <w:rPr>
          <w:lang w:val="fr-FR"/>
        </w:rPr>
        <w:t xml:space="preserve">Illustration </w:t>
      </w:r>
      <w:r w:rsidRPr="00BD7791">
        <w:rPr>
          <w:lang w:val="en-GB"/>
        </w:rPr>
        <w:fldChar w:fldCharType="begin"/>
      </w:r>
      <w:r w:rsidRPr="00BD7791">
        <w:rPr>
          <w:lang w:val="fr-FR"/>
        </w:rPr>
        <w:instrText xml:space="preserve"> SEQ Figure \* ARABIC </w:instrText>
      </w:r>
      <w:r w:rsidRPr="00BD7791">
        <w:rPr>
          <w:lang w:val="en-GB"/>
        </w:rPr>
        <w:fldChar w:fldCharType="separate"/>
      </w:r>
      <w:r w:rsidRPr="00BD7791">
        <w:rPr>
          <w:lang w:val="fr-FR"/>
        </w:rPr>
        <w:t>6</w:t>
      </w:r>
      <w:r w:rsidRPr="00BD7791">
        <w:rPr>
          <w:lang w:val="en-GB"/>
        </w:rPr>
        <w:fldChar w:fldCharType="end"/>
      </w:r>
      <w:r w:rsidRPr="00BD7791">
        <w:rPr>
          <w:lang w:val="fr-FR"/>
        </w:rPr>
        <w:t xml:space="preserve"> : L'installation d'un relais temporisé conventionnel en parallèle au câble d'alimentation électrique de l'alimentation KNX</w:t>
      </w:r>
    </w:p>
    <w:p w14:paraId="5AEEBB0E" w14:textId="77777777" w:rsidR="00883833" w:rsidRPr="00965D5F" w:rsidRDefault="001E084D">
      <w:pPr>
        <w:rPr>
          <w:lang w:val="fr-FR"/>
        </w:rPr>
      </w:pPr>
      <w:r w:rsidRPr="00BD7791">
        <w:rPr>
          <w:lang w:val="fr-FR"/>
        </w:rPr>
        <w:t>Les nouvelles alimentations offrent des fonctions de diagnostic. Avec ces appareils, une initialisation de démarrage peut être effectuée directement via des objets de groupe. Pour plus d'informations à ce sujet, reportez-vous au chapitre " Alimentations avec fonctions de diagnostic " ci-dessous.</w:t>
      </w:r>
    </w:p>
    <w:p w14:paraId="138AE586" w14:textId="77777777" w:rsidR="00883833" w:rsidRPr="00965D5F" w:rsidRDefault="00883833">
      <w:pPr>
        <w:rPr>
          <w:lang w:val="fr-FR"/>
        </w:rPr>
      </w:pPr>
    </w:p>
    <w:p w14:paraId="52940C90" w14:textId="77777777" w:rsidR="00883833" w:rsidRPr="00965D5F" w:rsidRDefault="001E084D" w:rsidP="00B16D1C">
      <w:pPr>
        <w:rPr>
          <w:lang w:val="fr-FR"/>
        </w:rPr>
      </w:pPr>
      <w:r w:rsidRPr="00BD7791">
        <w:rPr>
          <w:lang w:val="fr-FR"/>
        </w:rPr>
        <w:t xml:space="preserve">En cas de demande de transfert de données définies à différentes adresses de groupe lors de la récupération de tension, il est possible d'utiliser un contrôleur capable de déclencher un télégramme et d'envoyer des données définies aux adresses de groupe dès réception de ce télégramme d'initialisation. </w:t>
      </w:r>
    </w:p>
    <w:p w14:paraId="14B2C3B6" w14:textId="77777777" w:rsidR="00883833" w:rsidRPr="00FC04D9" w:rsidRDefault="001E084D" w:rsidP="005546E9">
      <w:pPr>
        <w:pStyle w:val="Picture"/>
        <w:rPr>
          <w:lang w:val="fr-FR"/>
        </w:rPr>
      </w:pPr>
      <w:r w:rsidRPr="00BD7791">
        <w:rPr>
          <w:lang w:val="fr-FR"/>
        </w:rPr>
        <w:lastRenderedPageBreak/>
        <w:t xml:space="preserve">Dans cet exemple, un télégramme d'initialisation déclenche l'envoi de données à différentes adresses de groupe : </w:t>
      </w:r>
    </w:p>
    <w:p w14:paraId="290AD6F7" w14:textId="77777777" w:rsidR="00C13B77" w:rsidRPr="00965D5F" w:rsidRDefault="00C13B77" w:rsidP="005546E9">
      <w:pPr>
        <w:pStyle w:val="Picture"/>
        <w:rPr>
          <w:lang w:val="fr-FR"/>
        </w:rPr>
      </w:pPr>
      <w:r>
        <w:object w:dxaOrig="13324" w:dyaOrig="4358" w14:anchorId="36D2E8C6">
          <v:shape id="_x0000_i1028" type="#_x0000_t75" style="width:438.9pt;height:143.35pt" o:ole="">
            <v:imagedata r:id="rId16" o:title=""/>
          </v:shape>
          <o:OLEObject Type="Embed" ProgID="Visio.Drawing.15" ShapeID="_x0000_i1028" DrawAspect="Content" ObjectID="_1821008396" r:id="rId17"/>
        </w:object>
      </w:r>
    </w:p>
    <w:p w14:paraId="1E669C57" w14:textId="77777777" w:rsidR="00883833" w:rsidRPr="00965D5F" w:rsidRDefault="001E084D" w:rsidP="00176C62">
      <w:pPr>
        <w:pStyle w:val="Caption"/>
        <w:rPr>
          <w:lang w:val="fr-FR"/>
        </w:rPr>
      </w:pPr>
      <w:r w:rsidRPr="00BD7791">
        <w:rPr>
          <w:lang w:val="fr-FR"/>
        </w:rPr>
        <w:t xml:space="preserve">Illustration </w:t>
      </w:r>
      <w:r w:rsidRPr="00BD7791">
        <w:rPr>
          <w:lang w:val="en-GB"/>
        </w:rPr>
        <w:fldChar w:fldCharType="begin"/>
      </w:r>
      <w:r w:rsidRPr="00BD7791">
        <w:rPr>
          <w:lang w:val="fr-FR"/>
        </w:rPr>
        <w:instrText xml:space="preserve"> SEQ Figure \* ARABIC </w:instrText>
      </w:r>
      <w:r w:rsidRPr="00BD7791">
        <w:rPr>
          <w:lang w:val="en-GB"/>
        </w:rPr>
        <w:fldChar w:fldCharType="separate"/>
      </w:r>
      <w:r w:rsidRPr="00BD7791">
        <w:rPr>
          <w:lang w:val="fr-FR"/>
        </w:rPr>
        <w:t>7</w:t>
      </w:r>
      <w:r w:rsidRPr="00BD7791">
        <w:rPr>
          <w:lang w:val="en-GB"/>
        </w:rPr>
        <w:fldChar w:fldCharType="end"/>
      </w:r>
      <w:r w:rsidRPr="00BD7791">
        <w:rPr>
          <w:lang w:val="fr-FR"/>
        </w:rPr>
        <w:t xml:space="preserve"> : Déclenchement en réponse à un télégramme</w:t>
      </w:r>
    </w:p>
    <w:p w14:paraId="618880D5" w14:textId="77777777" w:rsidR="00883833" w:rsidRPr="00965D5F" w:rsidRDefault="001E084D" w:rsidP="00D358A6">
      <w:pPr>
        <w:pStyle w:val="Heading1"/>
        <w:rPr>
          <w:lang w:val="fr-FR"/>
        </w:rPr>
      </w:pPr>
      <w:bookmarkStart w:id="30" w:name="_Toc462848112"/>
      <w:bookmarkStart w:id="31" w:name="_Toc125428111"/>
      <w:bookmarkStart w:id="32" w:name="_Toc497482816"/>
      <w:bookmarkStart w:id="33" w:name="_Toc19616804"/>
      <w:bookmarkEnd w:id="30"/>
      <w:r w:rsidRPr="00D358A6">
        <w:rPr>
          <w:lang w:val="fr-FR"/>
        </w:rPr>
        <w:t>Étapes vers une installation KNX infaillible</w:t>
      </w:r>
      <w:bookmarkEnd w:id="31"/>
      <w:bookmarkEnd w:id="32"/>
      <w:bookmarkEnd w:id="33"/>
    </w:p>
    <w:p w14:paraId="4CC3534E" w14:textId="77777777" w:rsidR="00883833" w:rsidRPr="00D358A6" w:rsidRDefault="001E084D" w:rsidP="00D358A6">
      <w:pPr>
        <w:pStyle w:val="Heading2"/>
      </w:pPr>
      <w:bookmarkStart w:id="34" w:name="_Toc215041955"/>
      <w:bookmarkStart w:id="35" w:name="_Toc125428112"/>
      <w:bookmarkStart w:id="36" w:name="_Toc497482817"/>
      <w:bookmarkStart w:id="37" w:name="_Toc19616805"/>
      <w:r w:rsidRPr="00D358A6">
        <w:rPr>
          <w:lang w:val="fr-FR"/>
        </w:rPr>
        <w:t>Système Distribué avec Contrôleurs</w:t>
      </w:r>
      <w:bookmarkEnd w:id="34"/>
      <w:bookmarkEnd w:id="35"/>
      <w:bookmarkEnd w:id="36"/>
      <w:bookmarkEnd w:id="37"/>
    </w:p>
    <w:p w14:paraId="7C5FAEB3" w14:textId="77777777" w:rsidR="00883833" w:rsidRPr="00965D5F" w:rsidRDefault="001E084D">
      <w:pPr>
        <w:rPr>
          <w:lang w:val="fr-FR"/>
        </w:rPr>
      </w:pPr>
      <w:r w:rsidRPr="00BD7791">
        <w:rPr>
          <w:lang w:val="fr-FR"/>
        </w:rPr>
        <w:t>Chaque appareil bus dispose de sa propre autorisation et de son propre microprocesseur. En cas de défaillance d'un appareil bus, tous les autres appareils bus fonctionnent sans interférence. Ceci s'applique à tous les raccordements directs (par ex. capteur - actionneur). En cas d'utilisation de modules logiques entre l'appareil d'entrée et l'appareil de sortie, la défaillance de cet appareil empêche tout transfert de données.</w:t>
      </w:r>
    </w:p>
    <w:p w14:paraId="7DBE0149" w14:textId="77777777" w:rsidR="00883833" w:rsidRPr="00965D5F" w:rsidRDefault="00883833" w:rsidP="00352E35">
      <w:pPr>
        <w:pStyle w:val="Picture"/>
        <w:rPr>
          <w:lang w:val="fr-FR"/>
        </w:rPr>
      </w:pPr>
    </w:p>
    <w:p w14:paraId="7D443BE3" w14:textId="77777777" w:rsidR="00883833" w:rsidRPr="00BD7791" w:rsidRDefault="00C13B77" w:rsidP="005546E9">
      <w:pPr>
        <w:pStyle w:val="Picture"/>
        <w:rPr>
          <w:lang w:val="en-GB"/>
        </w:rPr>
      </w:pPr>
      <w:r>
        <w:object w:dxaOrig="14062" w:dyaOrig="7839" w14:anchorId="0644B91E">
          <v:shape id="_x0000_i1029" type="#_x0000_t75" style="width:438.9pt;height:244.8pt" o:ole="">
            <v:imagedata r:id="rId18" o:title=""/>
          </v:shape>
          <o:OLEObject Type="Embed" ProgID="Visio.Drawing.15" ShapeID="_x0000_i1029" DrawAspect="Content" ObjectID="_1821008397" r:id="rId19"/>
        </w:object>
      </w:r>
    </w:p>
    <w:p w14:paraId="2CEEE3F2" w14:textId="77777777" w:rsidR="00883833" w:rsidRPr="00BD7791" w:rsidRDefault="00883833" w:rsidP="00352E35">
      <w:pPr>
        <w:pStyle w:val="Caption"/>
        <w:rPr>
          <w:lang w:val="en-GB"/>
        </w:rPr>
      </w:pPr>
    </w:p>
    <w:p w14:paraId="63AB86F7" w14:textId="77777777" w:rsidR="00883833" w:rsidRPr="00965D5F" w:rsidRDefault="001E084D" w:rsidP="00352E35">
      <w:pPr>
        <w:pStyle w:val="Caption"/>
        <w:rPr>
          <w:lang w:val="fr-FR"/>
        </w:rPr>
      </w:pPr>
      <w:r w:rsidRPr="00BD7791">
        <w:rPr>
          <w:lang w:val="fr-FR"/>
        </w:rPr>
        <w:t xml:space="preserve">Illustration </w:t>
      </w:r>
      <w:r w:rsidRPr="00BD7791">
        <w:rPr>
          <w:lang w:val="en-GB"/>
        </w:rPr>
        <w:fldChar w:fldCharType="begin"/>
      </w:r>
      <w:r w:rsidRPr="00BD7791">
        <w:rPr>
          <w:lang w:val="fr-FR"/>
        </w:rPr>
        <w:instrText xml:space="preserve"> SEQ Figure \* ARABIC </w:instrText>
      </w:r>
      <w:r w:rsidRPr="00BD7791">
        <w:rPr>
          <w:lang w:val="en-GB"/>
        </w:rPr>
        <w:fldChar w:fldCharType="separate"/>
      </w:r>
      <w:r w:rsidRPr="00BD7791">
        <w:rPr>
          <w:lang w:val="fr-FR"/>
        </w:rPr>
        <w:t>8</w:t>
      </w:r>
      <w:r w:rsidRPr="00BD7791">
        <w:rPr>
          <w:lang w:val="en-GB"/>
        </w:rPr>
        <w:fldChar w:fldCharType="end"/>
      </w:r>
      <w:r w:rsidRPr="00BD7791">
        <w:rPr>
          <w:lang w:val="fr-FR"/>
        </w:rPr>
        <w:t xml:space="preserve"> : Système distribué avec contrôleurs</w:t>
      </w:r>
    </w:p>
    <w:p w14:paraId="46659995" w14:textId="77777777" w:rsidR="00883833" w:rsidRPr="00965D5F" w:rsidRDefault="00883833">
      <w:pPr>
        <w:rPr>
          <w:lang w:val="fr-FR"/>
        </w:rPr>
      </w:pPr>
    </w:p>
    <w:p w14:paraId="42C1B987" w14:textId="77777777" w:rsidR="00883833" w:rsidRPr="00965D5F" w:rsidRDefault="001E084D">
      <w:pPr>
        <w:rPr>
          <w:lang w:val="fr-FR"/>
        </w:rPr>
      </w:pPr>
      <w:r w:rsidRPr="00BD7791">
        <w:rPr>
          <w:lang w:val="fr-FR"/>
        </w:rPr>
        <w:t>Il convient de tenir compte de ce qui précède, en particulier lorsque l'éclairage ne peut par exemple être allumé que par l'intermédiaire de modules de scène.</w:t>
      </w:r>
    </w:p>
    <w:p w14:paraId="1CF74610" w14:textId="77777777" w:rsidR="00883833" w:rsidRPr="00965D5F" w:rsidRDefault="001E084D">
      <w:pPr>
        <w:rPr>
          <w:lang w:val="fr-FR"/>
        </w:rPr>
      </w:pPr>
      <w:r w:rsidRPr="00BD7791">
        <w:rPr>
          <w:lang w:val="fr-FR"/>
        </w:rPr>
        <w:lastRenderedPageBreak/>
        <w:t>Pour pouvoir allumer et éteindre l'éclairage après une panne du module de scène, il est recommandé d'affecter une fonction EN MARCHE/À L’ARRÊT centrale pour la pièce à au moins un capteur et d'attribuer cette adresse de groupe aux actionneurs respectifs.</w:t>
      </w:r>
    </w:p>
    <w:p w14:paraId="55479B5E" w14:textId="77777777" w:rsidR="00883833" w:rsidRPr="00965D5F" w:rsidRDefault="001E084D" w:rsidP="00D358A6">
      <w:pPr>
        <w:pStyle w:val="Heading2"/>
        <w:rPr>
          <w:lang w:val="fr-FR"/>
        </w:rPr>
      </w:pPr>
      <w:bookmarkStart w:id="38" w:name="_Toc215041956"/>
      <w:bookmarkStart w:id="39" w:name="_Toc125428113"/>
      <w:bookmarkStart w:id="40" w:name="_Toc497482818"/>
      <w:bookmarkStart w:id="41" w:name="_Toc19616806"/>
      <w:r w:rsidRPr="00D358A6">
        <w:rPr>
          <w:lang w:val="fr-FR"/>
        </w:rPr>
        <w:t>Modules Logiques et Visualisation en liaison avec les Coupleurs</w:t>
      </w:r>
      <w:bookmarkEnd w:id="38"/>
      <w:bookmarkEnd w:id="39"/>
      <w:bookmarkEnd w:id="40"/>
      <w:bookmarkEnd w:id="41"/>
      <w:r w:rsidRPr="00D358A6">
        <w:rPr>
          <w:lang w:val="fr-FR"/>
        </w:rPr>
        <w:t xml:space="preserve"> </w:t>
      </w:r>
    </w:p>
    <w:p w14:paraId="372050E5" w14:textId="77777777" w:rsidR="00883833" w:rsidRPr="00965D5F" w:rsidRDefault="001E084D">
      <w:pPr>
        <w:rPr>
          <w:lang w:val="fr-FR"/>
        </w:rPr>
      </w:pPr>
      <w:r w:rsidRPr="00BD7791">
        <w:rPr>
          <w:lang w:val="fr-FR"/>
        </w:rPr>
        <w:t>Dans les systèmes KNX qui s'étendent sur plusieurs pièces, il est conseillé de distribuer les contrôleurs, c'est-à-dire de positionner plusieurs modules. La tolérance aux pannes s'en trouve augmentée. Il soulage également les tables de filtrage et réduit au minimum le trafic de télégrammes entre les lignes et les zones.</w:t>
      </w:r>
    </w:p>
    <w:p w14:paraId="6DCC42AC" w14:textId="77777777" w:rsidR="00883833" w:rsidRPr="00965D5F" w:rsidRDefault="001E084D">
      <w:pPr>
        <w:rPr>
          <w:lang w:val="fr-FR"/>
        </w:rPr>
      </w:pPr>
      <w:r w:rsidRPr="00BD7791">
        <w:rPr>
          <w:lang w:val="fr-FR"/>
        </w:rPr>
        <w:t xml:space="preserve">Si un programme de visualisation est présent dans un système KNX, il peut prendre en charge les fonctions logiques et le contrôle de séquence dans de nombreux cas. Il existe également des produits qui peuvent être librement programmés et qui contiennent éventuellement des fonctions logiques. En ce qui concerne la sécurité de fonctionnement, ce n'est pas une bonne idée de relier les fonctions de différentes zones dans un seul appareil car une défaillance du PC ou du système de contrôle central entraîne l'arrêt de toutes les fonctions du système KNX.  </w:t>
      </w:r>
    </w:p>
    <w:p w14:paraId="5026A663" w14:textId="77777777" w:rsidR="00883833" w:rsidRPr="00965D5F" w:rsidRDefault="001E084D">
      <w:pPr>
        <w:rPr>
          <w:lang w:val="fr-FR"/>
        </w:rPr>
      </w:pPr>
      <w:r w:rsidRPr="00BD7791">
        <w:rPr>
          <w:lang w:val="fr-FR"/>
        </w:rPr>
        <w:t>Dans tous les cas, il est conseillé de connecter le PC sur lequel la visualisation est installée à un onduleur. En général, cependant, une option de commande doit toujours être prévue à côté du PC pour assurer un fonctionnement d'urgence. Il peut s'agir par exemple d'un capteur de commutation ou d'un tableau de commande.</w:t>
      </w:r>
    </w:p>
    <w:p w14:paraId="75C9FF00" w14:textId="77777777" w:rsidR="00883833" w:rsidRPr="00BD7791" w:rsidRDefault="001E084D" w:rsidP="00352E35">
      <w:pPr>
        <w:pStyle w:val="Heading2"/>
        <w:rPr>
          <w:lang w:val="en-GB"/>
        </w:rPr>
      </w:pPr>
      <w:bookmarkStart w:id="42" w:name="_Toc215041957"/>
      <w:bookmarkStart w:id="43" w:name="_Toc125428114"/>
      <w:bookmarkStart w:id="44" w:name="_Toc497482819"/>
      <w:bookmarkStart w:id="45" w:name="_Toc19616807"/>
      <w:r w:rsidRPr="00BD7791">
        <w:rPr>
          <w:iCs w:val="0"/>
          <w:lang w:val="fr-FR"/>
        </w:rPr>
        <w:t>Actionneurs de Commutation Multicanaux</w:t>
      </w:r>
      <w:bookmarkEnd w:id="42"/>
      <w:bookmarkEnd w:id="43"/>
      <w:bookmarkEnd w:id="44"/>
      <w:bookmarkEnd w:id="45"/>
    </w:p>
    <w:p w14:paraId="61489770" w14:textId="77777777" w:rsidR="00883833" w:rsidRPr="00965D5F" w:rsidRDefault="001E084D" w:rsidP="00352E35">
      <w:pPr>
        <w:rPr>
          <w:lang w:val="fr-FR"/>
        </w:rPr>
      </w:pPr>
      <w:r w:rsidRPr="00BD7791">
        <w:rPr>
          <w:lang w:val="fr-FR"/>
        </w:rPr>
        <w:t>Lors de l'évaluation du coût des systèmes KNX, les actionneurs de commutation multicanaux sont installés de plus en plus fréquemment. Ces dispositifs semblent peut-être être une bonne idée dans la plupart des cas en ce qui concerne les coûts du projet, mais une perturbation possible de l'appareil signifie que plusieurs charges ne peuvent plus être contrôlées en cas d'une panne. Ce fait devrait également être considéré lors de la planification d'un système KNX. Si toutefois des périphériques de sortie sont utilisés avec plusieurs canaux, l'affectation doit être répartie de telle sorte qu'en cas de défaillance d'un périphérique, des zones entières d'un bâtiment ou des pièces entières ne soient pas affectées par le dysfonctionnement. (Voir exemple).</w:t>
      </w:r>
    </w:p>
    <w:p w14:paraId="38E68804" w14:textId="77777777" w:rsidR="00883833" w:rsidRPr="00965D5F" w:rsidRDefault="00883833" w:rsidP="00352E35">
      <w:pPr>
        <w:rPr>
          <w:lang w:val="fr-FR"/>
        </w:rPr>
      </w:pPr>
    </w:p>
    <w:p w14:paraId="7EFCE39B" w14:textId="77777777" w:rsidR="00883833" w:rsidRPr="00965D5F" w:rsidRDefault="001E084D" w:rsidP="00352E35">
      <w:pPr>
        <w:rPr>
          <w:lang w:val="fr-FR"/>
        </w:rPr>
      </w:pPr>
      <w:r w:rsidRPr="00BD7791">
        <w:rPr>
          <w:lang w:val="fr-FR"/>
        </w:rPr>
        <w:t>Les barrettes lumineuses sont souvent placées en séquence sur les actionneurs des interrupteurs :</w:t>
      </w:r>
    </w:p>
    <w:tbl>
      <w:tblPr>
        <w:tblStyle w:val="GridTable3-Accent11"/>
        <w:tblW w:w="8926" w:type="dxa"/>
        <w:tblLook w:val="0000" w:firstRow="0" w:lastRow="0" w:firstColumn="0" w:lastColumn="0" w:noHBand="0" w:noVBand="0"/>
      </w:tblPr>
      <w:tblGrid>
        <w:gridCol w:w="3256"/>
        <w:gridCol w:w="1275"/>
        <w:gridCol w:w="1560"/>
        <w:gridCol w:w="2835"/>
      </w:tblGrid>
      <w:tr w:rsidR="00046102" w14:paraId="1E1B6042" w14:textId="77777777" w:rsidTr="00965D5F">
        <w:trPr>
          <w:cnfStyle w:val="000000100000" w:firstRow="0" w:lastRow="0" w:firstColumn="0" w:lastColumn="0" w:oddVBand="0" w:evenVBand="0" w:oddHBand="1" w:evenHBand="0" w:firstRowFirstColumn="0" w:firstRowLastColumn="0" w:lastRowFirstColumn="0" w:lastRowLastColumn="0"/>
          <w:trHeight w:val="504"/>
        </w:trPr>
        <w:tc>
          <w:tcPr>
            <w:cnfStyle w:val="000010000000" w:firstRow="0" w:lastRow="0" w:firstColumn="0" w:lastColumn="0" w:oddVBand="1" w:evenVBand="0" w:oddHBand="0" w:evenHBand="0" w:firstRowFirstColumn="0" w:firstRowLastColumn="0" w:lastRowFirstColumn="0" w:lastRowLastColumn="0"/>
            <w:tcW w:w="3256" w:type="dxa"/>
            <w:vAlign w:val="center"/>
          </w:tcPr>
          <w:p w14:paraId="46B4AF90" w14:textId="77777777" w:rsidR="00883833" w:rsidRPr="00BD7791" w:rsidRDefault="001E084D">
            <w:pPr>
              <w:pStyle w:val="Figure"/>
              <w:rPr>
                <w:lang w:val="en-GB"/>
              </w:rPr>
            </w:pPr>
            <w:r w:rsidRPr="00BD7791">
              <w:rPr>
                <w:lang w:val="fr-FR"/>
              </w:rPr>
              <w:t>Actionneur de commutation 1</w:t>
            </w:r>
          </w:p>
        </w:tc>
        <w:tc>
          <w:tcPr>
            <w:tcW w:w="1275" w:type="dxa"/>
            <w:vAlign w:val="center"/>
          </w:tcPr>
          <w:p w14:paraId="1CC003B4" w14:textId="77777777" w:rsidR="00883833" w:rsidRPr="00BD7791" w:rsidRDefault="001E084D">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fr-FR"/>
              </w:rPr>
              <w:t>Canal A</w:t>
            </w:r>
          </w:p>
        </w:tc>
        <w:tc>
          <w:tcPr>
            <w:cnfStyle w:val="000010000000" w:firstRow="0" w:lastRow="0" w:firstColumn="0" w:lastColumn="0" w:oddVBand="1" w:evenVBand="0" w:oddHBand="0" w:evenHBand="0" w:firstRowFirstColumn="0" w:firstRowLastColumn="0" w:lastRowFirstColumn="0" w:lastRowLastColumn="0"/>
            <w:tcW w:w="1560" w:type="dxa"/>
            <w:vAlign w:val="center"/>
          </w:tcPr>
          <w:p w14:paraId="0D5AC272" w14:textId="77777777" w:rsidR="00883833" w:rsidRPr="00BD7791" w:rsidRDefault="001E084D">
            <w:pPr>
              <w:pStyle w:val="Figure"/>
              <w:rPr>
                <w:lang w:val="en-GB"/>
              </w:rPr>
            </w:pPr>
            <w:r w:rsidRPr="00BD7791">
              <w:rPr>
                <w:lang w:val="fr-FR"/>
              </w:rPr>
              <w:t>Chambre 1</w:t>
            </w:r>
          </w:p>
        </w:tc>
        <w:tc>
          <w:tcPr>
            <w:tcW w:w="2835" w:type="dxa"/>
            <w:vAlign w:val="center"/>
          </w:tcPr>
          <w:p w14:paraId="6DE24FC6" w14:textId="77777777" w:rsidR="00883833" w:rsidRPr="00BD7791" w:rsidRDefault="001E084D">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fr-FR"/>
              </w:rPr>
              <w:t>Barre lumineuse de porte</w:t>
            </w:r>
          </w:p>
        </w:tc>
      </w:tr>
      <w:tr w:rsidR="00046102" w14:paraId="6CEB99D0" w14:textId="77777777" w:rsidTr="00965D5F">
        <w:trPr>
          <w:trHeight w:val="505"/>
        </w:trPr>
        <w:tc>
          <w:tcPr>
            <w:cnfStyle w:val="000010000000" w:firstRow="0" w:lastRow="0" w:firstColumn="0" w:lastColumn="0" w:oddVBand="1" w:evenVBand="0" w:oddHBand="0" w:evenHBand="0" w:firstRowFirstColumn="0" w:firstRowLastColumn="0" w:lastRowFirstColumn="0" w:lastRowLastColumn="0"/>
            <w:tcW w:w="3256" w:type="dxa"/>
            <w:vAlign w:val="center"/>
          </w:tcPr>
          <w:p w14:paraId="1B488B3C" w14:textId="77777777" w:rsidR="00883833" w:rsidRPr="00BD7791" w:rsidRDefault="001E084D">
            <w:pPr>
              <w:pStyle w:val="Figure"/>
              <w:rPr>
                <w:lang w:val="en-GB"/>
              </w:rPr>
            </w:pPr>
            <w:r w:rsidRPr="00BD7791">
              <w:rPr>
                <w:lang w:val="fr-FR"/>
              </w:rPr>
              <w:t>Actionneur de commutation 1</w:t>
            </w:r>
          </w:p>
        </w:tc>
        <w:tc>
          <w:tcPr>
            <w:tcW w:w="1275" w:type="dxa"/>
            <w:shd w:val="clear" w:color="auto" w:fill="DEEAF6" w:themeFill="accent1" w:themeFillTint="33"/>
            <w:vAlign w:val="center"/>
          </w:tcPr>
          <w:p w14:paraId="49124CAC" w14:textId="77777777" w:rsidR="00883833" w:rsidRPr="00BD7791" w:rsidRDefault="001E084D">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fr-FR"/>
              </w:rPr>
              <w:t>Canal B</w:t>
            </w:r>
          </w:p>
        </w:tc>
        <w:tc>
          <w:tcPr>
            <w:cnfStyle w:val="000010000000" w:firstRow="0" w:lastRow="0" w:firstColumn="0" w:lastColumn="0" w:oddVBand="1" w:evenVBand="0" w:oddHBand="0" w:evenHBand="0" w:firstRowFirstColumn="0" w:firstRowLastColumn="0" w:lastRowFirstColumn="0" w:lastRowLastColumn="0"/>
            <w:tcW w:w="1560" w:type="dxa"/>
            <w:vAlign w:val="center"/>
          </w:tcPr>
          <w:p w14:paraId="5E142E16" w14:textId="77777777" w:rsidR="00883833" w:rsidRPr="00BD7791" w:rsidRDefault="001E084D">
            <w:pPr>
              <w:pStyle w:val="Figure"/>
              <w:rPr>
                <w:lang w:val="en-GB"/>
              </w:rPr>
            </w:pPr>
            <w:r w:rsidRPr="00BD7791">
              <w:rPr>
                <w:lang w:val="fr-FR"/>
              </w:rPr>
              <w:t>Chambre 1</w:t>
            </w:r>
          </w:p>
        </w:tc>
        <w:tc>
          <w:tcPr>
            <w:tcW w:w="2835" w:type="dxa"/>
            <w:shd w:val="clear" w:color="auto" w:fill="DEEAF6" w:themeFill="accent1" w:themeFillTint="33"/>
            <w:vAlign w:val="center"/>
          </w:tcPr>
          <w:p w14:paraId="4738E665" w14:textId="77777777" w:rsidR="00883833" w:rsidRPr="00BD7791" w:rsidRDefault="001E084D">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fr-FR"/>
              </w:rPr>
              <w:t>Barre lumineuse de fenêtre</w:t>
            </w:r>
          </w:p>
        </w:tc>
      </w:tr>
      <w:tr w:rsidR="00046102" w14:paraId="15AD063C" w14:textId="77777777" w:rsidTr="00965D5F">
        <w:trPr>
          <w:cnfStyle w:val="000000100000" w:firstRow="0" w:lastRow="0" w:firstColumn="0" w:lastColumn="0" w:oddVBand="0" w:evenVBand="0" w:oddHBand="1" w:evenHBand="0" w:firstRowFirstColumn="0" w:firstRowLastColumn="0" w:lastRowFirstColumn="0" w:lastRowLastColumn="0"/>
          <w:trHeight w:val="504"/>
        </w:trPr>
        <w:tc>
          <w:tcPr>
            <w:cnfStyle w:val="000010000000" w:firstRow="0" w:lastRow="0" w:firstColumn="0" w:lastColumn="0" w:oddVBand="1" w:evenVBand="0" w:oddHBand="0" w:evenHBand="0" w:firstRowFirstColumn="0" w:firstRowLastColumn="0" w:lastRowFirstColumn="0" w:lastRowLastColumn="0"/>
            <w:tcW w:w="3256" w:type="dxa"/>
            <w:shd w:val="clear" w:color="auto" w:fill="FFFFFF" w:themeFill="background1"/>
            <w:vAlign w:val="center"/>
          </w:tcPr>
          <w:p w14:paraId="2578BAB3" w14:textId="77777777" w:rsidR="00883833" w:rsidRPr="00BD7791" w:rsidRDefault="001E084D">
            <w:pPr>
              <w:pStyle w:val="Figure"/>
              <w:rPr>
                <w:lang w:val="en-GB"/>
              </w:rPr>
            </w:pPr>
            <w:r w:rsidRPr="00BD7791">
              <w:rPr>
                <w:lang w:val="fr-FR"/>
              </w:rPr>
              <w:t>Actionneur de commutation 2</w:t>
            </w:r>
          </w:p>
        </w:tc>
        <w:tc>
          <w:tcPr>
            <w:tcW w:w="1275" w:type="dxa"/>
            <w:shd w:val="clear" w:color="auto" w:fill="FFFFFF" w:themeFill="background1"/>
            <w:vAlign w:val="center"/>
          </w:tcPr>
          <w:p w14:paraId="239F1B81" w14:textId="77777777" w:rsidR="00883833" w:rsidRPr="00BD7791" w:rsidRDefault="001E084D">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fr-FR"/>
              </w:rPr>
              <w:t>Canal A</w:t>
            </w:r>
          </w:p>
        </w:tc>
        <w:tc>
          <w:tcPr>
            <w:cnfStyle w:val="000010000000" w:firstRow="0" w:lastRow="0" w:firstColumn="0" w:lastColumn="0" w:oddVBand="1" w:evenVBand="0" w:oddHBand="0" w:evenHBand="0" w:firstRowFirstColumn="0" w:firstRowLastColumn="0" w:lastRowFirstColumn="0" w:lastRowLastColumn="0"/>
            <w:tcW w:w="1560" w:type="dxa"/>
            <w:shd w:val="clear" w:color="auto" w:fill="FFFFFF" w:themeFill="background1"/>
            <w:vAlign w:val="center"/>
          </w:tcPr>
          <w:p w14:paraId="29EED95D" w14:textId="77777777" w:rsidR="00883833" w:rsidRPr="00BD7791" w:rsidRDefault="001E084D">
            <w:pPr>
              <w:pStyle w:val="Figure"/>
              <w:rPr>
                <w:lang w:val="en-GB"/>
              </w:rPr>
            </w:pPr>
            <w:r w:rsidRPr="00BD7791">
              <w:rPr>
                <w:lang w:val="fr-FR"/>
              </w:rPr>
              <w:t>Chambre 2</w:t>
            </w:r>
          </w:p>
        </w:tc>
        <w:tc>
          <w:tcPr>
            <w:tcW w:w="2835" w:type="dxa"/>
            <w:shd w:val="clear" w:color="auto" w:fill="FFFFFF" w:themeFill="background1"/>
            <w:vAlign w:val="center"/>
          </w:tcPr>
          <w:p w14:paraId="4B1592C9" w14:textId="77777777" w:rsidR="00883833" w:rsidRPr="00BD7791" w:rsidRDefault="001E084D">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fr-FR"/>
              </w:rPr>
              <w:t>Barre lumineuse de porte</w:t>
            </w:r>
          </w:p>
        </w:tc>
      </w:tr>
      <w:tr w:rsidR="00046102" w14:paraId="0422ED78" w14:textId="77777777" w:rsidTr="00965D5F">
        <w:trPr>
          <w:trHeight w:val="505"/>
        </w:trPr>
        <w:tc>
          <w:tcPr>
            <w:cnfStyle w:val="000010000000" w:firstRow="0" w:lastRow="0" w:firstColumn="0" w:lastColumn="0" w:oddVBand="1" w:evenVBand="0" w:oddHBand="0" w:evenHBand="0" w:firstRowFirstColumn="0" w:firstRowLastColumn="0" w:lastRowFirstColumn="0" w:lastRowLastColumn="0"/>
            <w:tcW w:w="3256" w:type="dxa"/>
            <w:shd w:val="clear" w:color="auto" w:fill="FFFFFF" w:themeFill="background1"/>
            <w:vAlign w:val="center"/>
          </w:tcPr>
          <w:p w14:paraId="29D4DDC7" w14:textId="77777777" w:rsidR="00883833" w:rsidRPr="00BD7791" w:rsidRDefault="001E084D">
            <w:pPr>
              <w:pStyle w:val="Figure"/>
              <w:rPr>
                <w:lang w:val="en-GB"/>
              </w:rPr>
            </w:pPr>
            <w:r w:rsidRPr="00BD7791">
              <w:rPr>
                <w:lang w:val="fr-FR"/>
              </w:rPr>
              <w:t>Actionneur de commutation 2</w:t>
            </w:r>
          </w:p>
        </w:tc>
        <w:tc>
          <w:tcPr>
            <w:tcW w:w="1275" w:type="dxa"/>
            <w:shd w:val="clear" w:color="auto" w:fill="FFFFFF" w:themeFill="background1"/>
            <w:vAlign w:val="center"/>
          </w:tcPr>
          <w:p w14:paraId="664CD4B0" w14:textId="77777777" w:rsidR="00883833" w:rsidRPr="00BD7791" w:rsidRDefault="001E084D">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fr-FR"/>
              </w:rPr>
              <w:t>Canal B</w:t>
            </w:r>
          </w:p>
        </w:tc>
        <w:tc>
          <w:tcPr>
            <w:cnfStyle w:val="000010000000" w:firstRow="0" w:lastRow="0" w:firstColumn="0" w:lastColumn="0" w:oddVBand="1" w:evenVBand="0" w:oddHBand="0" w:evenHBand="0" w:firstRowFirstColumn="0" w:firstRowLastColumn="0" w:lastRowFirstColumn="0" w:lastRowLastColumn="0"/>
            <w:tcW w:w="1560" w:type="dxa"/>
            <w:shd w:val="clear" w:color="auto" w:fill="FFFFFF" w:themeFill="background1"/>
            <w:vAlign w:val="center"/>
          </w:tcPr>
          <w:p w14:paraId="2C884306" w14:textId="77777777" w:rsidR="00883833" w:rsidRPr="00BD7791" w:rsidRDefault="001E084D">
            <w:pPr>
              <w:pStyle w:val="Figure"/>
              <w:rPr>
                <w:lang w:val="en-GB"/>
              </w:rPr>
            </w:pPr>
            <w:r w:rsidRPr="00BD7791">
              <w:rPr>
                <w:lang w:val="fr-FR"/>
              </w:rPr>
              <w:t>Chambre 2</w:t>
            </w:r>
          </w:p>
        </w:tc>
        <w:tc>
          <w:tcPr>
            <w:tcW w:w="2835" w:type="dxa"/>
            <w:shd w:val="clear" w:color="auto" w:fill="FFFFFF" w:themeFill="background1"/>
            <w:vAlign w:val="center"/>
          </w:tcPr>
          <w:p w14:paraId="028003EB" w14:textId="77777777" w:rsidR="00883833" w:rsidRPr="00BD7791" w:rsidRDefault="001E084D">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fr-FR"/>
              </w:rPr>
              <w:t>Barre lumineuse de fenêtre</w:t>
            </w:r>
          </w:p>
        </w:tc>
      </w:tr>
    </w:tbl>
    <w:p w14:paraId="4AFCD6AF" w14:textId="77777777" w:rsidR="00883833" w:rsidRPr="00965D5F" w:rsidRDefault="001E084D" w:rsidP="007B42C7">
      <w:pPr>
        <w:pStyle w:val="Caption"/>
        <w:rPr>
          <w:lang w:val="fr-FR"/>
        </w:rPr>
      </w:pPr>
      <w:r w:rsidRPr="00BD7791">
        <w:rPr>
          <w:lang w:val="fr-FR"/>
        </w:rPr>
        <w:t>Tableau 1 : Fonction d'ambiance basée sur l'actionneur</w:t>
      </w:r>
    </w:p>
    <w:p w14:paraId="60C4C9FC" w14:textId="77777777" w:rsidR="00883833" w:rsidRPr="00965D5F" w:rsidRDefault="00883833" w:rsidP="00836F3D">
      <w:pPr>
        <w:jc w:val="both"/>
        <w:rPr>
          <w:lang w:val="fr-FR"/>
        </w:rPr>
      </w:pPr>
    </w:p>
    <w:p w14:paraId="7885B1F8" w14:textId="77777777" w:rsidR="00883833" w:rsidRPr="00965D5F" w:rsidRDefault="001E084D">
      <w:pPr>
        <w:rPr>
          <w:lang w:val="fr-FR"/>
        </w:rPr>
      </w:pPr>
      <w:r w:rsidRPr="00BD7791">
        <w:rPr>
          <w:lang w:val="fr-FR"/>
        </w:rPr>
        <w:t xml:space="preserve">Une défaillance de l'actionneur de commutation 1 ou 2 signifierait qu'il ne serait pas possible de commuter des charges dans le local. La sécurité de fonctionnement est </w:t>
      </w:r>
      <w:r w:rsidRPr="00BD7791">
        <w:rPr>
          <w:lang w:val="fr-FR"/>
        </w:rPr>
        <w:lastRenderedPageBreak/>
        <w:t xml:space="preserve">améliorée lorsque les groupes de commutation d'un local ou d'une zone sont répartis sur plusieurs actionneurs. </w:t>
      </w:r>
    </w:p>
    <w:p w14:paraId="3C0966BD" w14:textId="77777777" w:rsidR="00883833" w:rsidRPr="00965D5F" w:rsidRDefault="00883833">
      <w:pPr>
        <w:rPr>
          <w:lang w:val="fr-FR"/>
        </w:rPr>
      </w:pPr>
    </w:p>
    <w:p w14:paraId="4FB72D03" w14:textId="77777777" w:rsidR="00883833" w:rsidRPr="00965D5F" w:rsidRDefault="001E084D">
      <w:pPr>
        <w:rPr>
          <w:lang w:val="fr-FR"/>
        </w:rPr>
      </w:pPr>
      <w:r w:rsidRPr="00BD7791">
        <w:rPr>
          <w:lang w:val="fr-FR"/>
        </w:rPr>
        <w:t>Répartition de la fonction d'ambiance sur l'actionneur :</w:t>
      </w:r>
    </w:p>
    <w:tbl>
      <w:tblPr>
        <w:tblStyle w:val="GridTable3-Accent11"/>
        <w:tblW w:w="8784" w:type="dxa"/>
        <w:tblLayout w:type="fixed"/>
        <w:tblLook w:val="0000" w:firstRow="0" w:lastRow="0" w:firstColumn="0" w:lastColumn="0" w:noHBand="0" w:noVBand="0"/>
      </w:tblPr>
      <w:tblGrid>
        <w:gridCol w:w="3256"/>
        <w:gridCol w:w="1275"/>
        <w:gridCol w:w="1560"/>
        <w:gridCol w:w="2693"/>
      </w:tblGrid>
      <w:tr w:rsidR="00046102" w14:paraId="140C126C" w14:textId="77777777" w:rsidTr="00965D5F">
        <w:trPr>
          <w:cnfStyle w:val="000000100000" w:firstRow="0" w:lastRow="0" w:firstColumn="0" w:lastColumn="0" w:oddVBand="0" w:evenVBand="0" w:oddHBand="1" w:evenHBand="0" w:firstRowFirstColumn="0" w:firstRowLastColumn="0" w:lastRowFirstColumn="0" w:lastRowLastColumn="0"/>
          <w:trHeight w:val="538"/>
        </w:trPr>
        <w:tc>
          <w:tcPr>
            <w:cnfStyle w:val="000010000000" w:firstRow="0" w:lastRow="0" w:firstColumn="0" w:lastColumn="0" w:oddVBand="1" w:evenVBand="0" w:oddHBand="0" w:evenHBand="0" w:firstRowFirstColumn="0" w:firstRowLastColumn="0" w:lastRowFirstColumn="0" w:lastRowLastColumn="0"/>
            <w:tcW w:w="3256" w:type="dxa"/>
            <w:vAlign w:val="center"/>
          </w:tcPr>
          <w:p w14:paraId="4146A973" w14:textId="77777777" w:rsidR="00883833" w:rsidRPr="00BD7791" w:rsidRDefault="001E084D">
            <w:pPr>
              <w:pStyle w:val="Figure"/>
              <w:rPr>
                <w:lang w:val="en-GB"/>
              </w:rPr>
            </w:pPr>
            <w:r w:rsidRPr="00BD7791">
              <w:rPr>
                <w:lang w:val="fr-FR"/>
              </w:rPr>
              <w:t>Actionneur de commutation 1</w:t>
            </w:r>
          </w:p>
        </w:tc>
        <w:tc>
          <w:tcPr>
            <w:tcW w:w="1275" w:type="dxa"/>
            <w:vAlign w:val="center"/>
          </w:tcPr>
          <w:p w14:paraId="4EDF870E" w14:textId="77777777" w:rsidR="00883833" w:rsidRPr="00BD7791" w:rsidRDefault="001E084D">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fr-FR"/>
              </w:rPr>
              <w:t>Canal A</w:t>
            </w:r>
          </w:p>
        </w:tc>
        <w:tc>
          <w:tcPr>
            <w:cnfStyle w:val="000010000000" w:firstRow="0" w:lastRow="0" w:firstColumn="0" w:lastColumn="0" w:oddVBand="1" w:evenVBand="0" w:oddHBand="0" w:evenHBand="0" w:firstRowFirstColumn="0" w:firstRowLastColumn="0" w:lastRowFirstColumn="0" w:lastRowLastColumn="0"/>
            <w:tcW w:w="1560" w:type="dxa"/>
            <w:vAlign w:val="center"/>
          </w:tcPr>
          <w:p w14:paraId="704CFB99" w14:textId="77777777" w:rsidR="00883833" w:rsidRPr="00BD7791" w:rsidRDefault="001E084D">
            <w:pPr>
              <w:pStyle w:val="Figure"/>
              <w:rPr>
                <w:lang w:val="en-GB"/>
              </w:rPr>
            </w:pPr>
            <w:r w:rsidRPr="00BD7791">
              <w:rPr>
                <w:lang w:val="fr-FR"/>
              </w:rPr>
              <w:t>Chambre 1</w:t>
            </w:r>
          </w:p>
        </w:tc>
        <w:tc>
          <w:tcPr>
            <w:tcW w:w="2693" w:type="dxa"/>
            <w:vAlign w:val="center"/>
          </w:tcPr>
          <w:p w14:paraId="545D22C7" w14:textId="77777777" w:rsidR="00883833" w:rsidRPr="00BD7791" w:rsidRDefault="001E084D">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fr-FR"/>
              </w:rPr>
              <w:t>Barre lumineuse de porte</w:t>
            </w:r>
          </w:p>
        </w:tc>
      </w:tr>
      <w:tr w:rsidR="00046102" w14:paraId="6F9D7723" w14:textId="77777777" w:rsidTr="00965D5F">
        <w:trPr>
          <w:trHeight w:val="483"/>
        </w:trPr>
        <w:tc>
          <w:tcPr>
            <w:cnfStyle w:val="000010000000" w:firstRow="0" w:lastRow="0" w:firstColumn="0" w:lastColumn="0" w:oddVBand="1" w:evenVBand="0" w:oddHBand="0" w:evenHBand="0" w:firstRowFirstColumn="0" w:firstRowLastColumn="0" w:lastRowFirstColumn="0" w:lastRowLastColumn="0"/>
            <w:tcW w:w="3256" w:type="dxa"/>
            <w:shd w:val="clear" w:color="auto" w:fill="auto"/>
            <w:vAlign w:val="center"/>
          </w:tcPr>
          <w:p w14:paraId="2E2B82D1" w14:textId="77777777" w:rsidR="00883833" w:rsidRPr="00BD7791" w:rsidRDefault="001E084D">
            <w:pPr>
              <w:pStyle w:val="Figure"/>
              <w:rPr>
                <w:lang w:val="en-GB"/>
              </w:rPr>
            </w:pPr>
            <w:r w:rsidRPr="00BD7791">
              <w:rPr>
                <w:lang w:val="fr-FR"/>
              </w:rPr>
              <w:t>Actionneur de commutation 2</w:t>
            </w:r>
          </w:p>
        </w:tc>
        <w:tc>
          <w:tcPr>
            <w:tcW w:w="1275" w:type="dxa"/>
            <w:vAlign w:val="center"/>
          </w:tcPr>
          <w:p w14:paraId="56464DA3" w14:textId="77777777" w:rsidR="00883833" w:rsidRPr="00BD7791" w:rsidRDefault="001E084D">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fr-FR"/>
              </w:rPr>
              <w:t>Canal A</w:t>
            </w:r>
          </w:p>
        </w:tc>
        <w:tc>
          <w:tcPr>
            <w:cnfStyle w:val="000010000000" w:firstRow="0" w:lastRow="0" w:firstColumn="0" w:lastColumn="0" w:oddVBand="1" w:evenVBand="0" w:oddHBand="0" w:evenHBand="0" w:firstRowFirstColumn="0" w:firstRowLastColumn="0" w:lastRowFirstColumn="0" w:lastRowLastColumn="0"/>
            <w:tcW w:w="1560" w:type="dxa"/>
            <w:vAlign w:val="center"/>
          </w:tcPr>
          <w:p w14:paraId="621D4B84" w14:textId="77777777" w:rsidR="00883833" w:rsidRPr="00BD7791" w:rsidRDefault="001E084D">
            <w:pPr>
              <w:pStyle w:val="Figure"/>
              <w:rPr>
                <w:lang w:val="en-GB"/>
              </w:rPr>
            </w:pPr>
            <w:r w:rsidRPr="00BD7791">
              <w:rPr>
                <w:lang w:val="fr-FR"/>
              </w:rPr>
              <w:t>Chambre 1</w:t>
            </w:r>
          </w:p>
        </w:tc>
        <w:tc>
          <w:tcPr>
            <w:tcW w:w="2693" w:type="dxa"/>
            <w:shd w:val="clear" w:color="auto" w:fill="DEEAF6" w:themeFill="accent1" w:themeFillTint="33"/>
            <w:vAlign w:val="center"/>
          </w:tcPr>
          <w:p w14:paraId="18E6F6F9" w14:textId="77777777" w:rsidR="00883833" w:rsidRPr="00BD7791" w:rsidRDefault="001E084D">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fr-FR"/>
              </w:rPr>
              <w:t>Barre lumineuse de fenêtre</w:t>
            </w:r>
          </w:p>
        </w:tc>
      </w:tr>
      <w:tr w:rsidR="00046102" w14:paraId="11C569FF" w14:textId="77777777" w:rsidTr="00965D5F">
        <w:trPr>
          <w:cnfStyle w:val="000000100000" w:firstRow="0" w:lastRow="0" w:firstColumn="0" w:lastColumn="0" w:oddVBand="0" w:evenVBand="0" w:oddHBand="1" w:evenHBand="0" w:firstRowFirstColumn="0" w:firstRowLastColumn="0" w:lastRowFirstColumn="0" w:lastRowLastColumn="0"/>
          <w:trHeight w:val="565"/>
        </w:trPr>
        <w:tc>
          <w:tcPr>
            <w:cnfStyle w:val="000010000000" w:firstRow="0" w:lastRow="0" w:firstColumn="0" w:lastColumn="0" w:oddVBand="1" w:evenVBand="0" w:oddHBand="0" w:evenHBand="0" w:firstRowFirstColumn="0" w:firstRowLastColumn="0" w:lastRowFirstColumn="0" w:lastRowLastColumn="0"/>
            <w:tcW w:w="3256" w:type="dxa"/>
            <w:vAlign w:val="center"/>
          </w:tcPr>
          <w:p w14:paraId="06F05AE7" w14:textId="77777777" w:rsidR="00883833" w:rsidRPr="00BD7791" w:rsidRDefault="001E084D">
            <w:pPr>
              <w:pStyle w:val="Figure"/>
              <w:rPr>
                <w:lang w:val="en-GB"/>
              </w:rPr>
            </w:pPr>
            <w:r w:rsidRPr="00BD7791">
              <w:rPr>
                <w:lang w:val="fr-FR"/>
              </w:rPr>
              <w:t>Actionneur de commutation 1</w:t>
            </w:r>
          </w:p>
        </w:tc>
        <w:tc>
          <w:tcPr>
            <w:tcW w:w="1275" w:type="dxa"/>
            <w:vAlign w:val="center"/>
          </w:tcPr>
          <w:p w14:paraId="4DDBF3A9" w14:textId="77777777" w:rsidR="00883833" w:rsidRPr="00BD7791" w:rsidRDefault="001E084D">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fr-FR"/>
              </w:rPr>
              <w:t>Canal B</w:t>
            </w:r>
          </w:p>
        </w:tc>
        <w:tc>
          <w:tcPr>
            <w:cnfStyle w:val="000010000000" w:firstRow="0" w:lastRow="0" w:firstColumn="0" w:lastColumn="0" w:oddVBand="1" w:evenVBand="0" w:oddHBand="0" w:evenHBand="0" w:firstRowFirstColumn="0" w:firstRowLastColumn="0" w:lastRowFirstColumn="0" w:lastRowLastColumn="0"/>
            <w:tcW w:w="1560" w:type="dxa"/>
            <w:shd w:val="clear" w:color="auto" w:fill="FFFFFF" w:themeFill="background1"/>
            <w:vAlign w:val="center"/>
          </w:tcPr>
          <w:p w14:paraId="0A1F6686" w14:textId="77777777" w:rsidR="00883833" w:rsidRPr="00BD7791" w:rsidRDefault="001E084D">
            <w:pPr>
              <w:pStyle w:val="Figure"/>
              <w:rPr>
                <w:lang w:val="en-GB"/>
              </w:rPr>
            </w:pPr>
            <w:r w:rsidRPr="00BD7791">
              <w:rPr>
                <w:lang w:val="fr-FR"/>
              </w:rPr>
              <w:t>Chambre 2</w:t>
            </w:r>
          </w:p>
        </w:tc>
        <w:tc>
          <w:tcPr>
            <w:tcW w:w="2693" w:type="dxa"/>
            <w:shd w:val="clear" w:color="auto" w:fill="FFFFFF" w:themeFill="background1"/>
            <w:vAlign w:val="center"/>
          </w:tcPr>
          <w:p w14:paraId="71ACEB22" w14:textId="77777777" w:rsidR="00883833" w:rsidRPr="00BD7791" w:rsidRDefault="001E084D">
            <w:pPr>
              <w:pStyle w:val="Figure"/>
              <w:cnfStyle w:val="000000100000" w:firstRow="0" w:lastRow="0" w:firstColumn="0" w:lastColumn="0" w:oddVBand="0" w:evenVBand="0" w:oddHBand="1" w:evenHBand="0" w:firstRowFirstColumn="0" w:firstRowLastColumn="0" w:lastRowFirstColumn="0" w:lastRowLastColumn="0"/>
              <w:rPr>
                <w:lang w:val="en-GB"/>
              </w:rPr>
            </w:pPr>
            <w:r w:rsidRPr="00BD7791">
              <w:rPr>
                <w:lang w:val="fr-FR"/>
              </w:rPr>
              <w:t>Barre lumineuse de porte</w:t>
            </w:r>
          </w:p>
        </w:tc>
      </w:tr>
      <w:tr w:rsidR="00046102" w14:paraId="02704C24" w14:textId="77777777" w:rsidTr="00965D5F">
        <w:trPr>
          <w:trHeight w:val="559"/>
        </w:trPr>
        <w:tc>
          <w:tcPr>
            <w:cnfStyle w:val="000010000000" w:firstRow="0" w:lastRow="0" w:firstColumn="0" w:lastColumn="0" w:oddVBand="1" w:evenVBand="0" w:oddHBand="0" w:evenHBand="0" w:firstRowFirstColumn="0" w:firstRowLastColumn="0" w:lastRowFirstColumn="0" w:lastRowLastColumn="0"/>
            <w:tcW w:w="3256" w:type="dxa"/>
            <w:shd w:val="clear" w:color="auto" w:fill="FFFFFF" w:themeFill="background1"/>
            <w:vAlign w:val="center"/>
          </w:tcPr>
          <w:p w14:paraId="5D800BD0" w14:textId="77777777" w:rsidR="00883833" w:rsidRPr="00BD7791" w:rsidRDefault="001E084D">
            <w:pPr>
              <w:pStyle w:val="Figure"/>
              <w:rPr>
                <w:lang w:val="en-GB"/>
              </w:rPr>
            </w:pPr>
            <w:r w:rsidRPr="00BD7791">
              <w:rPr>
                <w:lang w:val="fr-FR"/>
              </w:rPr>
              <w:t>Actionneur de commutation 2</w:t>
            </w:r>
          </w:p>
        </w:tc>
        <w:tc>
          <w:tcPr>
            <w:tcW w:w="1275" w:type="dxa"/>
            <w:shd w:val="clear" w:color="auto" w:fill="FFFFFF" w:themeFill="background1"/>
            <w:vAlign w:val="center"/>
          </w:tcPr>
          <w:p w14:paraId="145222E6" w14:textId="77777777" w:rsidR="00883833" w:rsidRPr="00BD7791" w:rsidRDefault="001E084D">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fr-FR"/>
              </w:rPr>
              <w:t>Canal B</w:t>
            </w:r>
          </w:p>
        </w:tc>
        <w:tc>
          <w:tcPr>
            <w:cnfStyle w:val="000010000000" w:firstRow="0" w:lastRow="0" w:firstColumn="0" w:lastColumn="0" w:oddVBand="1" w:evenVBand="0" w:oddHBand="0" w:evenHBand="0" w:firstRowFirstColumn="0" w:firstRowLastColumn="0" w:lastRowFirstColumn="0" w:lastRowLastColumn="0"/>
            <w:tcW w:w="1560" w:type="dxa"/>
            <w:shd w:val="clear" w:color="auto" w:fill="FFFFFF" w:themeFill="background1"/>
            <w:vAlign w:val="center"/>
          </w:tcPr>
          <w:p w14:paraId="2E11A075" w14:textId="77777777" w:rsidR="00883833" w:rsidRPr="00BD7791" w:rsidRDefault="001E084D">
            <w:pPr>
              <w:pStyle w:val="Figure"/>
              <w:rPr>
                <w:lang w:val="en-GB"/>
              </w:rPr>
            </w:pPr>
            <w:r w:rsidRPr="00BD7791">
              <w:rPr>
                <w:lang w:val="fr-FR"/>
              </w:rPr>
              <w:t>Chambre 2</w:t>
            </w:r>
          </w:p>
        </w:tc>
        <w:tc>
          <w:tcPr>
            <w:tcW w:w="2693" w:type="dxa"/>
            <w:shd w:val="clear" w:color="auto" w:fill="FFFFFF" w:themeFill="background1"/>
            <w:vAlign w:val="center"/>
          </w:tcPr>
          <w:p w14:paraId="7545663E" w14:textId="77777777" w:rsidR="00883833" w:rsidRPr="00BD7791" w:rsidRDefault="001E084D">
            <w:pPr>
              <w:pStyle w:val="Figure"/>
              <w:cnfStyle w:val="000000000000" w:firstRow="0" w:lastRow="0" w:firstColumn="0" w:lastColumn="0" w:oddVBand="0" w:evenVBand="0" w:oddHBand="0" w:evenHBand="0" w:firstRowFirstColumn="0" w:firstRowLastColumn="0" w:lastRowFirstColumn="0" w:lastRowLastColumn="0"/>
              <w:rPr>
                <w:lang w:val="en-GB"/>
              </w:rPr>
            </w:pPr>
            <w:r w:rsidRPr="00BD7791">
              <w:rPr>
                <w:lang w:val="fr-FR"/>
              </w:rPr>
              <w:t>Barre lumineuse de fenêtre</w:t>
            </w:r>
          </w:p>
        </w:tc>
      </w:tr>
    </w:tbl>
    <w:p w14:paraId="2925BF0C" w14:textId="77777777" w:rsidR="00883833" w:rsidRPr="00965D5F" w:rsidRDefault="001E084D" w:rsidP="007B42C7">
      <w:pPr>
        <w:pStyle w:val="Caption"/>
        <w:rPr>
          <w:lang w:val="fr-FR"/>
        </w:rPr>
      </w:pPr>
      <w:r w:rsidRPr="00BD7791">
        <w:rPr>
          <w:lang w:val="fr-FR"/>
        </w:rPr>
        <w:t>Tableau 2 : Fonction d'ambiance sur l'actionneur</w:t>
      </w:r>
    </w:p>
    <w:p w14:paraId="281EEB28" w14:textId="77777777" w:rsidR="00883833" w:rsidRPr="00965D5F" w:rsidRDefault="001E084D">
      <w:pPr>
        <w:rPr>
          <w:lang w:val="fr-FR"/>
        </w:rPr>
      </w:pPr>
      <w:r w:rsidRPr="00BD7791">
        <w:rPr>
          <w:lang w:val="fr-FR"/>
        </w:rPr>
        <w:t>Si l'un des deux actionneurs devait avoir un dysfonctionnement, cela affecterait les deux pièces, mais au moins une rampe lumineuse par pièce resterait toujours fonctionnelle.</w:t>
      </w:r>
      <w:r w:rsidRPr="00BD7791">
        <w:rPr>
          <w:lang w:val="fr-FR"/>
        </w:rPr>
        <w:br w:type="page"/>
      </w:r>
    </w:p>
    <w:p w14:paraId="45302610" w14:textId="77777777" w:rsidR="00883833" w:rsidRPr="00BD7791" w:rsidRDefault="001E084D">
      <w:pPr>
        <w:pStyle w:val="Heading2"/>
        <w:rPr>
          <w:lang w:val="en-GB"/>
        </w:rPr>
      </w:pPr>
      <w:bookmarkStart w:id="46" w:name="_Toc215041958"/>
      <w:bookmarkStart w:id="47" w:name="_Toc125428115"/>
      <w:bookmarkStart w:id="48" w:name="_Toc497482820"/>
      <w:bookmarkStart w:id="49" w:name="_Toc19616808"/>
      <w:r w:rsidRPr="00BD7791">
        <w:rPr>
          <w:iCs w:val="0"/>
          <w:lang w:val="fr-FR"/>
        </w:rPr>
        <w:lastRenderedPageBreak/>
        <w:t>Avantages des Coupleurs de Ligne</w:t>
      </w:r>
      <w:bookmarkEnd w:id="46"/>
      <w:bookmarkEnd w:id="47"/>
      <w:bookmarkEnd w:id="48"/>
      <w:bookmarkEnd w:id="49"/>
    </w:p>
    <w:p w14:paraId="6331070E" w14:textId="77777777" w:rsidR="00883833" w:rsidRPr="00965D5F" w:rsidRDefault="001E084D">
      <w:pPr>
        <w:rPr>
          <w:lang w:val="fr-FR"/>
        </w:rPr>
      </w:pPr>
      <w:r w:rsidRPr="00BD7791">
        <w:rPr>
          <w:lang w:val="fr-FR"/>
        </w:rPr>
        <w:t>Plus le nombre de coupleurs de ligne installés dans un système est élevé, meilleure est la structure et la fiabilité de l'installation complète. La condition de base est bien sûr la mise en service correcte des tables de filtrage pour réduire le nombre total de télégrammes dans le système KNX et pour éviter les télégrammes répétés. Le transfert d'informations le plus rapide possible est ainsi garanti.</w:t>
      </w:r>
    </w:p>
    <w:p w14:paraId="6AE89CB8" w14:textId="77777777" w:rsidR="00883833" w:rsidRPr="00965D5F" w:rsidRDefault="001E084D">
      <w:pPr>
        <w:rPr>
          <w:lang w:val="fr-FR"/>
        </w:rPr>
      </w:pPr>
      <w:r w:rsidRPr="00BD7791">
        <w:rPr>
          <w:lang w:val="fr-FR"/>
        </w:rPr>
        <w:t>La sécurité contre les pannes est considérablement améliorée par l'isolation électrique des segments de ligne par l'intermédiaire de coupleurs de ligne. Les courts-circuits, surtensions et autres défauts de signal peuvent ainsi être limités à des segments de ligne. Pour éviter l'accumulation de télégrammes par l'intermédiaire de contrôleurs (télégrammes circulant par l'intermédiaire de modules logiques en raison d'une programmation erronée) ou de télégrammes répétés, les tables de filtrage doivent être chargées et configurées correctement dans les coupleurs.</w:t>
      </w:r>
    </w:p>
    <w:p w14:paraId="78D1299D" w14:textId="77777777" w:rsidR="00883833" w:rsidRPr="00BD7791" w:rsidRDefault="001E084D">
      <w:pPr>
        <w:pStyle w:val="Heading2"/>
        <w:rPr>
          <w:lang w:val="en-GB"/>
        </w:rPr>
      </w:pPr>
      <w:bookmarkStart w:id="50" w:name="_Toc215041959"/>
      <w:bookmarkStart w:id="51" w:name="_Toc125428116"/>
      <w:bookmarkStart w:id="52" w:name="_Toc497482821"/>
      <w:bookmarkStart w:id="53" w:name="_Toc19616809"/>
      <w:r w:rsidRPr="00BD7791">
        <w:rPr>
          <w:iCs w:val="0"/>
          <w:lang w:val="fr-FR"/>
        </w:rPr>
        <w:t>Alimentation Électrique</w:t>
      </w:r>
      <w:bookmarkEnd w:id="50"/>
      <w:bookmarkEnd w:id="51"/>
      <w:bookmarkEnd w:id="52"/>
      <w:bookmarkEnd w:id="53"/>
    </w:p>
    <w:p w14:paraId="0B366619" w14:textId="77777777" w:rsidR="00883833" w:rsidRPr="00965D5F" w:rsidRDefault="001E084D">
      <w:pPr>
        <w:rPr>
          <w:lang w:val="fr-FR"/>
        </w:rPr>
      </w:pPr>
      <w:r w:rsidRPr="00BD7791">
        <w:rPr>
          <w:lang w:val="fr-FR"/>
        </w:rPr>
        <w:t>Une alimentation électrique de 640 mA permet dans la plupart des cas d'alimenter plus d'un segment de ligne. Il faut cependant noter que 2 segments de ligne ne peuvent plus être exploités en cas de panne de l'alimentation électrique.</w:t>
      </w:r>
    </w:p>
    <w:p w14:paraId="40F77C83" w14:textId="77777777" w:rsidR="00883833" w:rsidRPr="00965D5F" w:rsidRDefault="001E084D">
      <w:pPr>
        <w:pStyle w:val="Heading2"/>
        <w:rPr>
          <w:lang w:val="fr-FR"/>
        </w:rPr>
      </w:pPr>
      <w:bookmarkStart w:id="54" w:name="_Toc215041960"/>
      <w:bookmarkStart w:id="55" w:name="_Toc125428117"/>
      <w:bookmarkStart w:id="56" w:name="_Toc497482822"/>
      <w:bookmarkStart w:id="57" w:name="_Toc19616810"/>
      <w:r w:rsidRPr="00BD7791">
        <w:rPr>
          <w:iCs w:val="0"/>
          <w:lang w:val="fr-FR"/>
        </w:rPr>
        <w:t>Alimentation Électrique de Secours en cas de Panne de Tension</w:t>
      </w:r>
      <w:bookmarkEnd w:id="54"/>
      <w:bookmarkEnd w:id="55"/>
      <w:bookmarkEnd w:id="56"/>
      <w:bookmarkEnd w:id="57"/>
    </w:p>
    <w:p w14:paraId="7170869A" w14:textId="77777777" w:rsidR="00883833" w:rsidRPr="00965D5F" w:rsidRDefault="001E084D">
      <w:pPr>
        <w:rPr>
          <w:lang w:val="fr-FR"/>
        </w:rPr>
      </w:pPr>
      <w:r w:rsidRPr="00BD7791">
        <w:rPr>
          <w:lang w:val="fr-FR"/>
        </w:rPr>
        <w:t>Pour garantir le fonctionnement d'un segment de ligne pendant un certain temps sans alimentation électrique 230 V, il existe deux possibilités :</w:t>
      </w:r>
    </w:p>
    <w:p w14:paraId="04E8BA0F" w14:textId="77777777" w:rsidR="00883833" w:rsidRPr="00BD7791" w:rsidRDefault="001E084D" w:rsidP="00836F3D">
      <w:pPr>
        <w:pStyle w:val="ListParagraph"/>
        <w:numPr>
          <w:ilvl w:val="0"/>
          <w:numId w:val="45"/>
        </w:numPr>
        <w:rPr>
          <w:lang w:val="en-GB"/>
        </w:rPr>
      </w:pPr>
      <w:r w:rsidRPr="00BD7791">
        <w:rPr>
          <w:lang w:val="fr-FR"/>
        </w:rPr>
        <w:t>Utilisation de blocs d'alimentation avec connexion par batterie qui peuvent amortir le système KNX pendant une certaine période, même en cas de panne de courant complète. En fonction de la puissance et de la tension, il est en outre possible de commander une sirène d'alarme avec voyant clignotant via un actionneur de commutation à contacts secs. (Voir chapitre " Technologie de Sécurité ").</w:t>
      </w:r>
    </w:p>
    <w:p w14:paraId="6F368B84" w14:textId="77777777" w:rsidR="00883833" w:rsidRPr="00965D5F" w:rsidRDefault="001E084D" w:rsidP="00836F3D">
      <w:pPr>
        <w:pStyle w:val="ListParagraph"/>
        <w:numPr>
          <w:ilvl w:val="0"/>
          <w:numId w:val="45"/>
        </w:numPr>
        <w:rPr>
          <w:lang w:val="fr-FR"/>
        </w:rPr>
      </w:pPr>
      <w:r w:rsidRPr="00BD7791">
        <w:rPr>
          <w:lang w:val="fr-FR"/>
        </w:rPr>
        <w:t xml:space="preserve">Parfois, les appareils bus nécessitent une alimentation électrique séparée. </w:t>
      </w:r>
      <w:r w:rsidRPr="00BD7791">
        <w:rPr>
          <w:lang w:val="fr-FR"/>
        </w:rPr>
        <w:br/>
        <w:t>Il s'agit notamment de panneaux intégrés, de PC équipés d'un système de visualisation ou d'appareils de numérotation téléphonique connectés à des systèmes de télécommunication. On demande souvent qu'il soit également possible d'envoyer des signaux en cas de panne de courant. L' alimentation électrique du KNX peut être maintenue par exemple via une alimentation électrique sans coupure (ONDULEUR) pendant une certaine période.</w:t>
      </w:r>
      <w:r w:rsidRPr="00BD7791">
        <w:rPr>
          <w:lang w:val="fr-FR"/>
        </w:rPr>
        <w:br/>
        <w:t xml:space="preserve">Bien entendu, d'autres appareils 230V peuvent également être connectés via l'ONDULEUR, tels que les appareils de numérotation téléphonique, les systèmes téléphoniques et les alimentations pour les entrées binaires 24V qui sont souvent utilisées pour surveiller les contacts des fenêtres.      </w:t>
      </w:r>
    </w:p>
    <w:p w14:paraId="1A933E64" w14:textId="77777777" w:rsidR="00883833" w:rsidRPr="00965D5F" w:rsidRDefault="00883833" w:rsidP="00836F3D">
      <w:pPr>
        <w:rPr>
          <w:lang w:val="fr-FR"/>
        </w:rPr>
      </w:pPr>
    </w:p>
    <w:p w14:paraId="1DCD4A7D" w14:textId="77777777" w:rsidR="00883833" w:rsidRPr="00965D5F" w:rsidRDefault="001E084D" w:rsidP="00836F3D">
      <w:pPr>
        <w:rPr>
          <w:lang w:val="fr-FR"/>
        </w:rPr>
      </w:pPr>
      <w:r w:rsidRPr="00BD7791">
        <w:rPr>
          <w:lang w:val="fr-FR"/>
        </w:rPr>
        <w:t xml:space="preserve">Si plusieurs coupleurs de ligne sont installés dans un système KNX, chaque segment doit également être mis en tampon. Si un système de surveillance est implémenté avec KNX, il est recommandé de connecter tous les capteurs et actionneurs nécessaires à la signalisation d'alarme à un segment de ligne tamponné. Ce segment peut être séparé du reste du système par un coupleur de ligne. Ceci génère une économie car une seule </w:t>
      </w:r>
      <w:r w:rsidRPr="00BD7791">
        <w:rPr>
          <w:lang w:val="fr-FR"/>
        </w:rPr>
        <w:lastRenderedPageBreak/>
        <w:t>section de ligne doit être mise en mémoire tampon.</w:t>
      </w:r>
      <w:del w:id="58" w:author="Ufuk Unal" w:date="2022-01-14T09:12:00Z">
        <w:r w:rsidRPr="00BD7791" w:rsidDel="00551744">
          <w:rPr>
            <w:lang w:val="fr-FR"/>
          </w:rPr>
          <w:br/>
        </w:r>
      </w:del>
    </w:p>
    <w:p w14:paraId="67AF4DD0" w14:textId="77777777" w:rsidR="00883833" w:rsidRPr="00965D5F" w:rsidRDefault="00883833" w:rsidP="00E31F3F">
      <w:pPr>
        <w:pStyle w:val="ListParagraph"/>
        <w:keepNext/>
        <w:numPr>
          <w:ilvl w:val="0"/>
          <w:numId w:val="44"/>
        </w:numPr>
        <w:spacing w:before="240"/>
        <w:outlineLvl w:val="1"/>
        <w:rPr>
          <w:rFonts w:eastAsia="Times New Roman"/>
          <w:b/>
          <w:bCs/>
          <w:iCs/>
          <w:vanish/>
          <w:sz w:val="26"/>
          <w:szCs w:val="26"/>
          <w:lang w:val="fr-FR"/>
        </w:rPr>
      </w:pPr>
      <w:bookmarkStart w:id="59" w:name="_Toc462924017"/>
      <w:bookmarkStart w:id="60" w:name="_Toc463008316"/>
      <w:bookmarkStart w:id="61" w:name="_Toc494976484"/>
      <w:bookmarkStart w:id="62" w:name="_Toc497209910"/>
      <w:bookmarkStart w:id="63" w:name="_Toc497482823"/>
      <w:bookmarkStart w:id="64" w:name="_Toc19616811"/>
      <w:bookmarkEnd w:id="59"/>
      <w:bookmarkEnd w:id="60"/>
      <w:bookmarkEnd w:id="61"/>
      <w:bookmarkEnd w:id="62"/>
      <w:bookmarkEnd w:id="63"/>
      <w:bookmarkEnd w:id="64"/>
    </w:p>
    <w:p w14:paraId="4B490B70" w14:textId="77777777" w:rsidR="00883833" w:rsidRPr="00965D5F" w:rsidRDefault="00883833" w:rsidP="00E31F3F">
      <w:pPr>
        <w:pStyle w:val="ListParagraph"/>
        <w:keepNext/>
        <w:numPr>
          <w:ilvl w:val="0"/>
          <w:numId w:val="44"/>
        </w:numPr>
        <w:spacing w:before="240"/>
        <w:outlineLvl w:val="1"/>
        <w:rPr>
          <w:rFonts w:eastAsia="Times New Roman"/>
          <w:b/>
          <w:bCs/>
          <w:iCs/>
          <w:vanish/>
          <w:sz w:val="26"/>
          <w:szCs w:val="26"/>
          <w:lang w:val="fr-FR"/>
        </w:rPr>
      </w:pPr>
      <w:bookmarkStart w:id="65" w:name="_Toc462924018"/>
      <w:bookmarkStart w:id="66" w:name="_Toc463008317"/>
      <w:bookmarkStart w:id="67" w:name="_Toc494976485"/>
      <w:bookmarkStart w:id="68" w:name="_Toc497209911"/>
      <w:bookmarkStart w:id="69" w:name="_Toc497482824"/>
      <w:bookmarkStart w:id="70" w:name="_Toc19616812"/>
      <w:bookmarkEnd w:id="65"/>
      <w:bookmarkEnd w:id="66"/>
      <w:bookmarkEnd w:id="67"/>
      <w:bookmarkEnd w:id="68"/>
      <w:bookmarkEnd w:id="69"/>
      <w:bookmarkEnd w:id="70"/>
    </w:p>
    <w:p w14:paraId="4C48B096" w14:textId="77777777" w:rsidR="00883833" w:rsidRPr="00965D5F" w:rsidRDefault="00883833" w:rsidP="00E31F3F">
      <w:pPr>
        <w:pStyle w:val="ListParagraph"/>
        <w:keepNext/>
        <w:numPr>
          <w:ilvl w:val="0"/>
          <w:numId w:val="44"/>
        </w:numPr>
        <w:spacing w:before="240"/>
        <w:outlineLvl w:val="1"/>
        <w:rPr>
          <w:rFonts w:eastAsia="Times New Roman"/>
          <w:b/>
          <w:bCs/>
          <w:iCs/>
          <w:vanish/>
          <w:sz w:val="26"/>
          <w:szCs w:val="26"/>
          <w:lang w:val="fr-FR"/>
        </w:rPr>
      </w:pPr>
      <w:bookmarkStart w:id="71" w:name="_Toc462924019"/>
      <w:bookmarkStart w:id="72" w:name="_Toc463008318"/>
      <w:bookmarkStart w:id="73" w:name="_Toc494976486"/>
      <w:bookmarkStart w:id="74" w:name="_Toc497209912"/>
      <w:bookmarkStart w:id="75" w:name="_Toc497482825"/>
      <w:bookmarkStart w:id="76" w:name="_Toc19616813"/>
      <w:bookmarkEnd w:id="71"/>
      <w:bookmarkEnd w:id="72"/>
      <w:bookmarkEnd w:id="73"/>
      <w:bookmarkEnd w:id="74"/>
      <w:bookmarkEnd w:id="75"/>
      <w:bookmarkEnd w:id="76"/>
    </w:p>
    <w:p w14:paraId="1BAB4FB9" w14:textId="77777777" w:rsidR="00883833" w:rsidRPr="00965D5F" w:rsidRDefault="00883833" w:rsidP="00E31F3F">
      <w:pPr>
        <w:pStyle w:val="ListParagraph"/>
        <w:keepNext/>
        <w:numPr>
          <w:ilvl w:val="1"/>
          <w:numId w:val="44"/>
        </w:numPr>
        <w:spacing w:before="240"/>
        <w:outlineLvl w:val="1"/>
        <w:rPr>
          <w:rFonts w:eastAsia="Times New Roman"/>
          <w:b/>
          <w:bCs/>
          <w:iCs/>
          <w:vanish/>
          <w:sz w:val="26"/>
          <w:szCs w:val="26"/>
          <w:lang w:val="fr-FR"/>
        </w:rPr>
      </w:pPr>
      <w:bookmarkStart w:id="77" w:name="_Toc462924020"/>
      <w:bookmarkStart w:id="78" w:name="_Toc463008319"/>
      <w:bookmarkStart w:id="79" w:name="_Toc494976487"/>
      <w:bookmarkStart w:id="80" w:name="_Toc497209913"/>
      <w:bookmarkStart w:id="81" w:name="_Toc497482826"/>
      <w:bookmarkStart w:id="82" w:name="_Toc19616814"/>
      <w:bookmarkEnd w:id="77"/>
      <w:bookmarkEnd w:id="78"/>
      <w:bookmarkEnd w:id="79"/>
      <w:bookmarkEnd w:id="80"/>
      <w:bookmarkEnd w:id="81"/>
      <w:bookmarkEnd w:id="82"/>
    </w:p>
    <w:p w14:paraId="161E2EE5" w14:textId="77777777" w:rsidR="00883833" w:rsidRPr="00965D5F" w:rsidRDefault="00883833" w:rsidP="00E31F3F">
      <w:pPr>
        <w:pStyle w:val="ListParagraph"/>
        <w:keepNext/>
        <w:numPr>
          <w:ilvl w:val="1"/>
          <w:numId w:val="44"/>
        </w:numPr>
        <w:spacing w:before="240"/>
        <w:outlineLvl w:val="1"/>
        <w:rPr>
          <w:rFonts w:eastAsia="Times New Roman"/>
          <w:b/>
          <w:bCs/>
          <w:iCs/>
          <w:vanish/>
          <w:sz w:val="26"/>
          <w:szCs w:val="26"/>
          <w:lang w:val="fr-FR"/>
        </w:rPr>
      </w:pPr>
      <w:bookmarkStart w:id="83" w:name="_Toc462924021"/>
      <w:bookmarkStart w:id="84" w:name="_Toc463008320"/>
      <w:bookmarkStart w:id="85" w:name="_Toc494976488"/>
      <w:bookmarkStart w:id="86" w:name="_Toc497209914"/>
      <w:bookmarkStart w:id="87" w:name="_Toc497482827"/>
      <w:bookmarkStart w:id="88" w:name="_Toc19616815"/>
      <w:bookmarkEnd w:id="83"/>
      <w:bookmarkEnd w:id="84"/>
      <w:bookmarkEnd w:id="85"/>
      <w:bookmarkEnd w:id="86"/>
      <w:bookmarkEnd w:id="87"/>
      <w:bookmarkEnd w:id="88"/>
    </w:p>
    <w:p w14:paraId="1EF9D3FF" w14:textId="77777777" w:rsidR="00883833" w:rsidRPr="00965D5F" w:rsidRDefault="00883833" w:rsidP="00E31F3F">
      <w:pPr>
        <w:pStyle w:val="ListParagraph"/>
        <w:keepNext/>
        <w:numPr>
          <w:ilvl w:val="1"/>
          <w:numId w:val="44"/>
        </w:numPr>
        <w:spacing w:before="240"/>
        <w:outlineLvl w:val="1"/>
        <w:rPr>
          <w:rFonts w:eastAsia="Times New Roman"/>
          <w:b/>
          <w:bCs/>
          <w:iCs/>
          <w:vanish/>
          <w:sz w:val="26"/>
          <w:szCs w:val="26"/>
          <w:lang w:val="fr-FR"/>
        </w:rPr>
      </w:pPr>
      <w:bookmarkStart w:id="89" w:name="_Toc462924022"/>
      <w:bookmarkStart w:id="90" w:name="_Toc463008321"/>
      <w:bookmarkStart w:id="91" w:name="_Toc494976489"/>
      <w:bookmarkStart w:id="92" w:name="_Toc497209915"/>
      <w:bookmarkStart w:id="93" w:name="_Toc497482828"/>
      <w:bookmarkStart w:id="94" w:name="_Toc19616816"/>
      <w:bookmarkEnd w:id="89"/>
      <w:bookmarkEnd w:id="90"/>
      <w:bookmarkEnd w:id="91"/>
      <w:bookmarkEnd w:id="92"/>
      <w:bookmarkEnd w:id="93"/>
      <w:bookmarkEnd w:id="94"/>
    </w:p>
    <w:p w14:paraId="71469814" w14:textId="77777777" w:rsidR="00883833" w:rsidRPr="00965D5F" w:rsidRDefault="00883833" w:rsidP="00E31F3F">
      <w:pPr>
        <w:pStyle w:val="ListParagraph"/>
        <w:keepNext/>
        <w:numPr>
          <w:ilvl w:val="1"/>
          <w:numId w:val="44"/>
        </w:numPr>
        <w:spacing w:before="240"/>
        <w:outlineLvl w:val="1"/>
        <w:rPr>
          <w:rFonts w:eastAsia="Times New Roman"/>
          <w:b/>
          <w:bCs/>
          <w:iCs/>
          <w:vanish/>
          <w:sz w:val="26"/>
          <w:szCs w:val="26"/>
          <w:lang w:val="fr-FR"/>
        </w:rPr>
      </w:pPr>
      <w:bookmarkStart w:id="95" w:name="_Toc462924023"/>
      <w:bookmarkStart w:id="96" w:name="_Toc463008322"/>
      <w:bookmarkStart w:id="97" w:name="_Toc494976490"/>
      <w:bookmarkStart w:id="98" w:name="_Toc497209916"/>
      <w:bookmarkStart w:id="99" w:name="_Toc497482829"/>
      <w:bookmarkStart w:id="100" w:name="_Toc19616817"/>
      <w:bookmarkEnd w:id="95"/>
      <w:bookmarkEnd w:id="96"/>
      <w:bookmarkEnd w:id="97"/>
      <w:bookmarkEnd w:id="98"/>
      <w:bookmarkEnd w:id="99"/>
      <w:bookmarkEnd w:id="100"/>
    </w:p>
    <w:p w14:paraId="3C452B2E" w14:textId="77777777" w:rsidR="00883833" w:rsidRPr="00965D5F" w:rsidRDefault="00883833" w:rsidP="00E31F3F">
      <w:pPr>
        <w:pStyle w:val="ListParagraph"/>
        <w:keepNext/>
        <w:numPr>
          <w:ilvl w:val="1"/>
          <w:numId w:val="44"/>
        </w:numPr>
        <w:spacing w:before="240"/>
        <w:outlineLvl w:val="1"/>
        <w:rPr>
          <w:rFonts w:eastAsia="Times New Roman"/>
          <w:b/>
          <w:bCs/>
          <w:iCs/>
          <w:vanish/>
          <w:sz w:val="26"/>
          <w:szCs w:val="26"/>
          <w:lang w:val="fr-FR"/>
        </w:rPr>
      </w:pPr>
      <w:bookmarkStart w:id="101" w:name="_Toc462924024"/>
      <w:bookmarkStart w:id="102" w:name="_Toc463008323"/>
      <w:bookmarkStart w:id="103" w:name="_Toc494976491"/>
      <w:bookmarkStart w:id="104" w:name="_Toc497209917"/>
      <w:bookmarkStart w:id="105" w:name="_Toc497482830"/>
      <w:bookmarkStart w:id="106" w:name="_Toc19616818"/>
      <w:bookmarkEnd w:id="101"/>
      <w:bookmarkEnd w:id="102"/>
      <w:bookmarkEnd w:id="103"/>
      <w:bookmarkEnd w:id="104"/>
      <w:bookmarkEnd w:id="105"/>
      <w:bookmarkEnd w:id="106"/>
    </w:p>
    <w:p w14:paraId="44965D8D" w14:textId="77777777" w:rsidR="00883833" w:rsidRPr="00965D5F" w:rsidRDefault="00883833" w:rsidP="00E31F3F">
      <w:pPr>
        <w:pStyle w:val="ListParagraph"/>
        <w:keepNext/>
        <w:numPr>
          <w:ilvl w:val="1"/>
          <w:numId w:val="44"/>
        </w:numPr>
        <w:spacing w:before="240"/>
        <w:outlineLvl w:val="1"/>
        <w:rPr>
          <w:rFonts w:eastAsia="Times New Roman"/>
          <w:b/>
          <w:bCs/>
          <w:iCs/>
          <w:vanish/>
          <w:sz w:val="26"/>
          <w:szCs w:val="26"/>
          <w:lang w:val="fr-FR"/>
        </w:rPr>
      </w:pPr>
      <w:bookmarkStart w:id="107" w:name="_Toc462924025"/>
      <w:bookmarkStart w:id="108" w:name="_Toc463008324"/>
      <w:bookmarkStart w:id="109" w:name="_Toc494976492"/>
      <w:bookmarkStart w:id="110" w:name="_Toc497209918"/>
      <w:bookmarkStart w:id="111" w:name="_Toc497482831"/>
      <w:bookmarkStart w:id="112" w:name="_Toc19616819"/>
      <w:bookmarkEnd w:id="107"/>
      <w:bookmarkEnd w:id="108"/>
      <w:bookmarkEnd w:id="109"/>
      <w:bookmarkEnd w:id="110"/>
      <w:bookmarkEnd w:id="111"/>
      <w:bookmarkEnd w:id="112"/>
    </w:p>
    <w:p w14:paraId="578FBBE5" w14:textId="77777777" w:rsidR="00883833" w:rsidRPr="00965D5F" w:rsidRDefault="001E084D" w:rsidP="001F79BC">
      <w:pPr>
        <w:pStyle w:val="Heading2"/>
        <w:rPr>
          <w:lang w:val="fr-FR"/>
        </w:rPr>
      </w:pPr>
      <w:bookmarkStart w:id="113" w:name="_Toc497482832"/>
      <w:bookmarkStart w:id="114" w:name="_Toc19616820"/>
      <w:r w:rsidRPr="001F79BC">
        <w:rPr>
          <w:lang w:val="fr-FR"/>
        </w:rPr>
        <w:t>Disposition Redondante des Blocs d'Alimentation</w:t>
      </w:r>
      <w:bookmarkEnd w:id="113"/>
      <w:bookmarkEnd w:id="114"/>
    </w:p>
    <w:p w14:paraId="40281995" w14:textId="70D426D7" w:rsidR="00883833" w:rsidRPr="00965D5F" w:rsidRDefault="001E084D" w:rsidP="0019644E">
      <w:pPr>
        <w:rPr>
          <w:lang w:val="fr-FR"/>
        </w:rPr>
      </w:pPr>
      <w:r w:rsidRPr="00BD7791">
        <w:rPr>
          <w:lang w:val="fr-FR"/>
        </w:rPr>
        <w:t xml:space="preserve">Les alimentations standard KNX (PSU, Bloc d'Alimentation Électrique) sont principalement utilisées pour alimenter des segments de bus (lignes ou segments de ligne) de manière centralisée. Cela signifie qu'un bloc d'alimentation est installé par ligne. Si l'alimentation en tension du bus doit être redondante, deux alimentations peuvent être installées par ligne. </w:t>
      </w:r>
      <w:r w:rsidR="00E40E43">
        <w:rPr>
          <w:lang w:val="fr-FR"/>
        </w:rPr>
        <w:t xml:space="preserve">La distance entre 2 alimentations dans une ligne </w:t>
      </w:r>
      <w:r w:rsidR="00F33E1C">
        <w:rPr>
          <w:lang w:val="fr-FR"/>
        </w:rPr>
        <w:t>peut être vérifiée dans la fiche technique du fabricant.</w:t>
      </w:r>
      <w:r w:rsidRPr="00BD7791">
        <w:rPr>
          <w:lang w:val="fr-FR"/>
        </w:rPr>
        <w:t xml:space="preserve"> La fiche technique indique si le fabricant autorise ou non ce mode de fonctionnement. </w:t>
      </w:r>
    </w:p>
    <w:p w14:paraId="5D6A375A" w14:textId="77777777" w:rsidR="00883833" w:rsidRPr="00965D5F" w:rsidRDefault="001E084D" w:rsidP="0019644E">
      <w:pPr>
        <w:rPr>
          <w:lang w:val="fr-FR"/>
        </w:rPr>
      </w:pPr>
      <w:r w:rsidRPr="00BD7791">
        <w:rPr>
          <w:lang w:val="fr-FR"/>
        </w:rPr>
        <w:t>Une autre possibilité de disposition redondante est l'utilisation de DPSU (Bloc d'Alimentation Électrique Décentralisé). Un maximum de 8 DPSU peut être réparti sur une ligne. Les DPSU sont particulièrement destinés à l'alimentation de petites installations avec peu d'appareils mais peuvent également être combinés avec une alimentation électrique centrale. Dans chaque cas, les fiches techniques des fabricants doivent être prises en compte. Le courant de court-circuit maximum produit sur une ligne ne doit pas dépasser 3A.</w:t>
      </w:r>
    </w:p>
    <w:p w14:paraId="4EDA69CF" w14:textId="77777777" w:rsidR="00883833" w:rsidRPr="00965D5F" w:rsidRDefault="00883833" w:rsidP="0019644E">
      <w:pPr>
        <w:rPr>
          <w:lang w:val="fr-FR"/>
        </w:rPr>
      </w:pPr>
    </w:p>
    <w:tbl>
      <w:tblPr>
        <w:tblStyle w:val="TableGrid"/>
        <w:tblW w:w="0" w:type="auto"/>
        <w:tblLook w:val="04A0" w:firstRow="1" w:lastRow="0" w:firstColumn="1" w:lastColumn="0" w:noHBand="0" w:noVBand="1"/>
      </w:tblPr>
      <w:tblGrid>
        <w:gridCol w:w="3539"/>
        <w:gridCol w:w="851"/>
        <w:gridCol w:w="869"/>
        <w:gridCol w:w="1089"/>
        <w:gridCol w:w="2430"/>
      </w:tblGrid>
      <w:tr w:rsidR="00046102" w14:paraId="3CA45CF9" w14:textId="77777777" w:rsidTr="00A37869">
        <w:tc>
          <w:tcPr>
            <w:tcW w:w="3539" w:type="dxa"/>
            <w:vMerge w:val="restart"/>
            <w:shd w:val="clear" w:color="auto" w:fill="D9E2F3" w:themeFill="accent5" w:themeFillTint="33"/>
            <w:vAlign w:val="center"/>
          </w:tcPr>
          <w:p w14:paraId="2C1A1C8B" w14:textId="77777777" w:rsidR="00883833" w:rsidRPr="0035019C" w:rsidRDefault="001E084D" w:rsidP="00A37869">
            <w:pPr>
              <w:rPr>
                <w:lang w:val="en-GB"/>
              </w:rPr>
            </w:pPr>
            <w:r w:rsidRPr="0035019C">
              <w:rPr>
                <w:lang w:val="fr-FR"/>
              </w:rPr>
              <w:t>Longueur de câble</w:t>
            </w:r>
          </w:p>
        </w:tc>
        <w:tc>
          <w:tcPr>
            <w:tcW w:w="5239" w:type="dxa"/>
            <w:gridSpan w:val="4"/>
            <w:shd w:val="clear" w:color="auto" w:fill="D9E2F3" w:themeFill="accent5" w:themeFillTint="33"/>
            <w:vAlign w:val="center"/>
          </w:tcPr>
          <w:p w14:paraId="00C5BB05" w14:textId="77777777" w:rsidR="00883833" w:rsidRPr="0035019C" w:rsidRDefault="001E084D" w:rsidP="00A37869">
            <w:pPr>
              <w:rPr>
                <w:lang w:val="en-GB"/>
              </w:rPr>
            </w:pPr>
            <w:r w:rsidRPr="0035019C">
              <w:rPr>
                <w:lang w:val="fr-FR"/>
              </w:rPr>
              <w:t>Type d'alimentation électrique</w:t>
            </w:r>
          </w:p>
        </w:tc>
      </w:tr>
      <w:tr w:rsidR="00046102" w14:paraId="4E6E4900" w14:textId="77777777" w:rsidTr="00A37869">
        <w:tc>
          <w:tcPr>
            <w:tcW w:w="3539" w:type="dxa"/>
            <w:vMerge/>
            <w:shd w:val="clear" w:color="auto" w:fill="D9E2F3" w:themeFill="accent5" w:themeFillTint="33"/>
            <w:vAlign w:val="center"/>
          </w:tcPr>
          <w:p w14:paraId="088F921B" w14:textId="77777777" w:rsidR="00883833" w:rsidRPr="0035019C" w:rsidRDefault="00883833" w:rsidP="00A37869">
            <w:pPr>
              <w:rPr>
                <w:lang w:val="en-GB"/>
              </w:rPr>
            </w:pPr>
          </w:p>
        </w:tc>
        <w:tc>
          <w:tcPr>
            <w:tcW w:w="2809" w:type="dxa"/>
            <w:gridSpan w:val="3"/>
            <w:shd w:val="clear" w:color="auto" w:fill="D9E2F3" w:themeFill="accent5" w:themeFillTint="33"/>
            <w:vAlign w:val="center"/>
          </w:tcPr>
          <w:p w14:paraId="06E4C5FE" w14:textId="77777777" w:rsidR="00883833" w:rsidRPr="00965D5F" w:rsidRDefault="001E084D" w:rsidP="0035019C">
            <w:pPr>
              <w:rPr>
                <w:lang w:val="fr-FR"/>
              </w:rPr>
            </w:pPr>
            <w:r w:rsidRPr="0035019C">
              <w:rPr>
                <w:lang w:val="fr-FR"/>
              </w:rPr>
              <w:t>Alimentation électrique décentralisée avec nombre de dispositifs d'alimentation avec alimentation décentralisée par bus</w:t>
            </w:r>
          </w:p>
        </w:tc>
        <w:tc>
          <w:tcPr>
            <w:tcW w:w="2430" w:type="dxa"/>
            <w:tcBorders>
              <w:bottom w:val="single" w:sz="4" w:space="0" w:color="auto"/>
            </w:tcBorders>
            <w:shd w:val="clear" w:color="auto" w:fill="B4C6E7" w:themeFill="accent5" w:themeFillTint="66"/>
            <w:vAlign w:val="center"/>
          </w:tcPr>
          <w:p w14:paraId="118C4CE3" w14:textId="77777777" w:rsidR="00883833" w:rsidRPr="0035019C" w:rsidRDefault="001E084D" w:rsidP="00A37869">
            <w:pPr>
              <w:rPr>
                <w:lang w:val="en-GB"/>
              </w:rPr>
            </w:pPr>
            <w:r w:rsidRPr="0035019C">
              <w:rPr>
                <w:lang w:val="fr-FR"/>
              </w:rPr>
              <w:t>Alimentation électrique centrale</w:t>
            </w:r>
          </w:p>
        </w:tc>
      </w:tr>
      <w:tr w:rsidR="00046102" w14:paraId="7278C46E" w14:textId="77777777" w:rsidTr="00A37869">
        <w:trPr>
          <w:trHeight w:val="873"/>
        </w:trPr>
        <w:tc>
          <w:tcPr>
            <w:tcW w:w="3539" w:type="dxa"/>
            <w:shd w:val="clear" w:color="auto" w:fill="D9E2F3" w:themeFill="accent5" w:themeFillTint="33"/>
            <w:vAlign w:val="center"/>
          </w:tcPr>
          <w:p w14:paraId="77F3691A" w14:textId="77777777" w:rsidR="00883833" w:rsidRPr="0035019C" w:rsidRDefault="001E084D" w:rsidP="005546E9">
            <w:pPr>
              <w:rPr>
                <w:lang w:val="en-GB"/>
              </w:rPr>
            </w:pPr>
            <w:r w:rsidRPr="0035019C">
              <w:rPr>
                <w:lang w:val="fr-FR"/>
              </w:rPr>
              <w:t>Nombre de DPSU</w:t>
            </w:r>
          </w:p>
        </w:tc>
        <w:tc>
          <w:tcPr>
            <w:tcW w:w="851" w:type="dxa"/>
            <w:shd w:val="clear" w:color="auto" w:fill="D9E2F3" w:themeFill="accent5" w:themeFillTint="33"/>
            <w:vAlign w:val="center"/>
          </w:tcPr>
          <w:p w14:paraId="5013FE0F" w14:textId="77777777" w:rsidR="00883833" w:rsidRPr="0035019C" w:rsidRDefault="001E084D" w:rsidP="00A37869">
            <w:pPr>
              <w:rPr>
                <w:lang w:val="en-GB"/>
              </w:rPr>
            </w:pPr>
            <w:r w:rsidRPr="0035019C">
              <w:rPr>
                <w:lang w:val="fr-FR"/>
              </w:rPr>
              <w:t>1</w:t>
            </w:r>
          </w:p>
        </w:tc>
        <w:tc>
          <w:tcPr>
            <w:tcW w:w="869" w:type="dxa"/>
            <w:shd w:val="clear" w:color="auto" w:fill="D9E2F3" w:themeFill="accent5" w:themeFillTint="33"/>
            <w:vAlign w:val="center"/>
          </w:tcPr>
          <w:p w14:paraId="2A0669C8" w14:textId="77777777" w:rsidR="00883833" w:rsidRPr="0035019C" w:rsidRDefault="001E084D" w:rsidP="00A37869">
            <w:pPr>
              <w:rPr>
                <w:lang w:val="en-GB"/>
              </w:rPr>
            </w:pPr>
            <w:r w:rsidRPr="0035019C">
              <w:rPr>
                <w:lang w:val="fr-FR"/>
              </w:rPr>
              <w:t>2</w:t>
            </w:r>
          </w:p>
        </w:tc>
        <w:tc>
          <w:tcPr>
            <w:tcW w:w="1089" w:type="dxa"/>
            <w:shd w:val="clear" w:color="auto" w:fill="D9E2F3" w:themeFill="accent5" w:themeFillTint="33"/>
            <w:vAlign w:val="center"/>
          </w:tcPr>
          <w:p w14:paraId="5314D973" w14:textId="77777777" w:rsidR="00883833" w:rsidRPr="0035019C" w:rsidRDefault="001E084D" w:rsidP="00A37869">
            <w:pPr>
              <w:rPr>
                <w:lang w:val="en-GB"/>
              </w:rPr>
            </w:pPr>
            <w:r w:rsidRPr="0035019C">
              <w:rPr>
                <w:lang w:val="fr-FR"/>
              </w:rPr>
              <w:t>3…8</w:t>
            </w:r>
          </w:p>
        </w:tc>
        <w:tc>
          <w:tcPr>
            <w:tcW w:w="2430" w:type="dxa"/>
            <w:tcBorders>
              <w:tr2bl w:val="single" w:sz="4" w:space="0" w:color="auto"/>
            </w:tcBorders>
            <w:shd w:val="clear" w:color="auto" w:fill="B4C6E7" w:themeFill="accent5" w:themeFillTint="66"/>
            <w:vAlign w:val="center"/>
          </w:tcPr>
          <w:p w14:paraId="61E6E8AB" w14:textId="77777777" w:rsidR="00883833" w:rsidRPr="0035019C" w:rsidRDefault="00883833" w:rsidP="00A37869">
            <w:pPr>
              <w:rPr>
                <w:lang w:val="en-GB"/>
              </w:rPr>
            </w:pPr>
          </w:p>
        </w:tc>
      </w:tr>
      <w:tr w:rsidR="00046102" w14:paraId="285175BD" w14:textId="77777777" w:rsidTr="00A37869">
        <w:trPr>
          <w:trHeight w:val="873"/>
        </w:trPr>
        <w:tc>
          <w:tcPr>
            <w:tcW w:w="3539" w:type="dxa"/>
            <w:shd w:val="clear" w:color="auto" w:fill="D9E2F3" w:themeFill="accent5" w:themeFillTint="33"/>
            <w:vAlign w:val="center"/>
          </w:tcPr>
          <w:p w14:paraId="1E14A7C6" w14:textId="77777777" w:rsidR="00883833" w:rsidRPr="00965D5F" w:rsidRDefault="001E084D" w:rsidP="00A37869">
            <w:pPr>
              <w:rPr>
                <w:lang w:val="fr-FR"/>
              </w:rPr>
            </w:pPr>
            <w:r w:rsidRPr="0035019C">
              <w:rPr>
                <w:lang w:val="fr-FR"/>
              </w:rPr>
              <w:t>Longueur totale maximale du câble</w:t>
            </w:r>
          </w:p>
        </w:tc>
        <w:tc>
          <w:tcPr>
            <w:tcW w:w="851" w:type="dxa"/>
            <w:shd w:val="clear" w:color="auto" w:fill="D9E2F3" w:themeFill="accent5" w:themeFillTint="33"/>
            <w:vAlign w:val="center"/>
          </w:tcPr>
          <w:p w14:paraId="19751B7E" w14:textId="77777777" w:rsidR="00883833" w:rsidRPr="0035019C" w:rsidRDefault="001E084D" w:rsidP="00A37869">
            <w:pPr>
              <w:rPr>
                <w:lang w:val="en-GB"/>
              </w:rPr>
            </w:pPr>
            <w:r w:rsidRPr="0035019C">
              <w:rPr>
                <w:lang w:val="fr-FR"/>
              </w:rPr>
              <w:t>350 m</w:t>
            </w:r>
          </w:p>
        </w:tc>
        <w:tc>
          <w:tcPr>
            <w:tcW w:w="869" w:type="dxa"/>
            <w:shd w:val="clear" w:color="auto" w:fill="D9E2F3" w:themeFill="accent5" w:themeFillTint="33"/>
            <w:vAlign w:val="center"/>
          </w:tcPr>
          <w:p w14:paraId="3CAC6BF8" w14:textId="77777777" w:rsidR="00883833" w:rsidRPr="0035019C" w:rsidRDefault="001E084D" w:rsidP="00A37869">
            <w:pPr>
              <w:rPr>
                <w:lang w:val="en-GB"/>
              </w:rPr>
            </w:pPr>
            <w:r w:rsidRPr="0035019C">
              <w:rPr>
                <w:lang w:val="fr-FR"/>
              </w:rPr>
              <w:t>700 m</w:t>
            </w:r>
          </w:p>
        </w:tc>
        <w:tc>
          <w:tcPr>
            <w:tcW w:w="1089" w:type="dxa"/>
            <w:shd w:val="clear" w:color="auto" w:fill="D9E2F3" w:themeFill="accent5" w:themeFillTint="33"/>
            <w:vAlign w:val="center"/>
          </w:tcPr>
          <w:p w14:paraId="3DB6CF9A" w14:textId="77777777" w:rsidR="00883833" w:rsidRPr="0035019C" w:rsidRDefault="001E084D" w:rsidP="00A37869">
            <w:pPr>
              <w:rPr>
                <w:lang w:val="en-GB"/>
              </w:rPr>
            </w:pPr>
            <w:r w:rsidRPr="0035019C">
              <w:rPr>
                <w:lang w:val="fr-FR"/>
              </w:rPr>
              <w:t>1000 m</w:t>
            </w:r>
          </w:p>
        </w:tc>
        <w:tc>
          <w:tcPr>
            <w:tcW w:w="2430" w:type="dxa"/>
            <w:shd w:val="clear" w:color="auto" w:fill="B4C6E7" w:themeFill="accent5" w:themeFillTint="66"/>
            <w:vAlign w:val="center"/>
          </w:tcPr>
          <w:p w14:paraId="29471DDD" w14:textId="77777777" w:rsidR="00883833" w:rsidRPr="0035019C" w:rsidRDefault="001E084D" w:rsidP="00A37869">
            <w:pPr>
              <w:rPr>
                <w:lang w:val="en-GB"/>
              </w:rPr>
            </w:pPr>
            <w:r w:rsidRPr="0035019C">
              <w:rPr>
                <w:lang w:val="fr-FR"/>
              </w:rPr>
              <w:t>1000 m</w:t>
            </w:r>
          </w:p>
        </w:tc>
      </w:tr>
      <w:tr w:rsidR="00046102" w14:paraId="56008CE4" w14:textId="77777777" w:rsidTr="00A37869">
        <w:trPr>
          <w:trHeight w:val="873"/>
        </w:trPr>
        <w:tc>
          <w:tcPr>
            <w:tcW w:w="3539" w:type="dxa"/>
            <w:shd w:val="clear" w:color="auto" w:fill="D9E2F3" w:themeFill="accent5" w:themeFillTint="33"/>
            <w:vAlign w:val="center"/>
          </w:tcPr>
          <w:p w14:paraId="581E8DF4" w14:textId="77777777" w:rsidR="00883833" w:rsidRPr="00965D5F" w:rsidRDefault="001E084D" w:rsidP="00A37869">
            <w:pPr>
              <w:rPr>
                <w:lang w:val="fr-FR"/>
              </w:rPr>
            </w:pPr>
            <w:r w:rsidRPr="0035019C">
              <w:rPr>
                <w:lang w:val="fr-FR"/>
              </w:rPr>
              <w:t>Distance maximale entre deux appareils bus</w:t>
            </w:r>
          </w:p>
        </w:tc>
        <w:tc>
          <w:tcPr>
            <w:tcW w:w="851" w:type="dxa"/>
            <w:shd w:val="clear" w:color="auto" w:fill="D9E2F3" w:themeFill="accent5" w:themeFillTint="33"/>
            <w:vAlign w:val="center"/>
          </w:tcPr>
          <w:p w14:paraId="2738AF9F" w14:textId="77777777" w:rsidR="00883833" w:rsidRPr="0035019C" w:rsidRDefault="001E084D" w:rsidP="00A37869">
            <w:pPr>
              <w:rPr>
                <w:lang w:val="en-GB"/>
              </w:rPr>
            </w:pPr>
            <w:r w:rsidRPr="0035019C">
              <w:rPr>
                <w:lang w:val="fr-FR"/>
              </w:rPr>
              <w:t>350 m</w:t>
            </w:r>
          </w:p>
        </w:tc>
        <w:tc>
          <w:tcPr>
            <w:tcW w:w="869" w:type="dxa"/>
            <w:shd w:val="clear" w:color="auto" w:fill="D9E2F3" w:themeFill="accent5" w:themeFillTint="33"/>
            <w:vAlign w:val="center"/>
          </w:tcPr>
          <w:p w14:paraId="44B62268" w14:textId="77777777" w:rsidR="00883833" w:rsidRPr="0035019C" w:rsidRDefault="001E084D" w:rsidP="00A37869">
            <w:pPr>
              <w:rPr>
                <w:lang w:val="en-GB"/>
              </w:rPr>
            </w:pPr>
            <w:r w:rsidRPr="0035019C">
              <w:rPr>
                <w:lang w:val="fr-FR"/>
              </w:rPr>
              <w:t>700 m</w:t>
            </w:r>
          </w:p>
        </w:tc>
        <w:tc>
          <w:tcPr>
            <w:tcW w:w="1089" w:type="dxa"/>
            <w:shd w:val="clear" w:color="auto" w:fill="D9E2F3" w:themeFill="accent5" w:themeFillTint="33"/>
            <w:vAlign w:val="center"/>
          </w:tcPr>
          <w:p w14:paraId="1A52B9BD" w14:textId="77777777" w:rsidR="00883833" w:rsidRPr="0035019C" w:rsidRDefault="001E084D" w:rsidP="00A37869">
            <w:pPr>
              <w:rPr>
                <w:lang w:val="en-GB"/>
              </w:rPr>
            </w:pPr>
            <w:r w:rsidRPr="0035019C">
              <w:rPr>
                <w:lang w:val="fr-FR"/>
              </w:rPr>
              <w:t>700 m</w:t>
            </w:r>
          </w:p>
        </w:tc>
        <w:tc>
          <w:tcPr>
            <w:tcW w:w="2430" w:type="dxa"/>
            <w:shd w:val="clear" w:color="auto" w:fill="B4C6E7" w:themeFill="accent5" w:themeFillTint="66"/>
            <w:vAlign w:val="center"/>
          </w:tcPr>
          <w:p w14:paraId="72AC45D9" w14:textId="77777777" w:rsidR="00883833" w:rsidRPr="0035019C" w:rsidRDefault="001E084D" w:rsidP="00A37869">
            <w:pPr>
              <w:rPr>
                <w:lang w:val="en-GB"/>
              </w:rPr>
            </w:pPr>
            <w:r w:rsidRPr="0035019C">
              <w:rPr>
                <w:lang w:val="fr-FR"/>
              </w:rPr>
              <w:t>700 m</w:t>
            </w:r>
          </w:p>
        </w:tc>
      </w:tr>
      <w:tr w:rsidR="00046102" w14:paraId="4AF8AF30" w14:textId="77777777" w:rsidTr="00A37869">
        <w:trPr>
          <w:trHeight w:val="873"/>
        </w:trPr>
        <w:tc>
          <w:tcPr>
            <w:tcW w:w="3539" w:type="dxa"/>
            <w:shd w:val="clear" w:color="auto" w:fill="D9E2F3" w:themeFill="accent5" w:themeFillTint="33"/>
            <w:vAlign w:val="center"/>
          </w:tcPr>
          <w:p w14:paraId="6E29F8CB" w14:textId="416A56F7" w:rsidR="00883833" w:rsidRPr="00965D5F" w:rsidRDefault="001E084D" w:rsidP="005546E9">
            <w:pPr>
              <w:rPr>
                <w:lang w:val="fr-FR"/>
              </w:rPr>
            </w:pPr>
            <w:r w:rsidRPr="0035019C">
              <w:rPr>
                <w:lang w:val="fr-FR"/>
              </w:rPr>
              <w:t xml:space="preserve">Distance maximale entre </w:t>
            </w:r>
            <w:r w:rsidR="007C5153">
              <w:rPr>
                <w:lang w:val="fr-FR"/>
              </w:rPr>
              <w:t>un participant et une alimentation</w:t>
            </w:r>
            <w:r w:rsidRPr="0035019C">
              <w:rPr>
                <w:lang w:val="fr-FR"/>
              </w:rPr>
              <w:t xml:space="preserve"> </w:t>
            </w:r>
          </w:p>
        </w:tc>
        <w:tc>
          <w:tcPr>
            <w:tcW w:w="851" w:type="dxa"/>
            <w:tcBorders>
              <w:bottom w:val="single" w:sz="4" w:space="0" w:color="auto"/>
            </w:tcBorders>
            <w:shd w:val="clear" w:color="auto" w:fill="D9E2F3" w:themeFill="accent5" w:themeFillTint="33"/>
            <w:vAlign w:val="center"/>
          </w:tcPr>
          <w:p w14:paraId="5B3A6826" w14:textId="77777777" w:rsidR="00883833" w:rsidRPr="0035019C" w:rsidRDefault="001E084D" w:rsidP="00A37869">
            <w:pPr>
              <w:rPr>
                <w:lang w:val="en-GB"/>
              </w:rPr>
            </w:pPr>
            <w:r w:rsidRPr="0035019C">
              <w:rPr>
                <w:lang w:val="fr-FR"/>
              </w:rPr>
              <w:t>350 m</w:t>
            </w:r>
          </w:p>
        </w:tc>
        <w:tc>
          <w:tcPr>
            <w:tcW w:w="869" w:type="dxa"/>
            <w:tcBorders>
              <w:bottom w:val="single" w:sz="4" w:space="0" w:color="auto"/>
            </w:tcBorders>
            <w:shd w:val="clear" w:color="auto" w:fill="D9E2F3" w:themeFill="accent5" w:themeFillTint="33"/>
            <w:vAlign w:val="center"/>
          </w:tcPr>
          <w:p w14:paraId="6ABA62ED" w14:textId="77777777" w:rsidR="00883833" w:rsidRPr="0035019C" w:rsidRDefault="001E084D" w:rsidP="00A37869">
            <w:pPr>
              <w:rPr>
                <w:lang w:val="en-GB"/>
              </w:rPr>
            </w:pPr>
            <w:r w:rsidRPr="0035019C">
              <w:rPr>
                <w:lang w:val="fr-FR"/>
              </w:rPr>
              <w:t>350 m</w:t>
            </w:r>
          </w:p>
        </w:tc>
        <w:tc>
          <w:tcPr>
            <w:tcW w:w="1089" w:type="dxa"/>
            <w:tcBorders>
              <w:bottom w:val="single" w:sz="4" w:space="0" w:color="auto"/>
            </w:tcBorders>
            <w:shd w:val="clear" w:color="auto" w:fill="D9E2F3" w:themeFill="accent5" w:themeFillTint="33"/>
            <w:vAlign w:val="center"/>
          </w:tcPr>
          <w:p w14:paraId="0B72183C" w14:textId="77777777" w:rsidR="00883833" w:rsidRPr="0035019C" w:rsidRDefault="001E084D" w:rsidP="00A37869">
            <w:pPr>
              <w:rPr>
                <w:lang w:val="en-GB"/>
              </w:rPr>
            </w:pPr>
            <w:r w:rsidRPr="0035019C">
              <w:rPr>
                <w:lang w:val="fr-FR"/>
              </w:rPr>
              <w:t>350 m</w:t>
            </w:r>
          </w:p>
        </w:tc>
        <w:tc>
          <w:tcPr>
            <w:tcW w:w="2430" w:type="dxa"/>
            <w:shd w:val="clear" w:color="auto" w:fill="B4C6E7" w:themeFill="accent5" w:themeFillTint="66"/>
            <w:vAlign w:val="center"/>
          </w:tcPr>
          <w:p w14:paraId="33186C1F" w14:textId="77777777" w:rsidR="00883833" w:rsidRPr="0035019C" w:rsidRDefault="001E084D" w:rsidP="00A37869">
            <w:pPr>
              <w:rPr>
                <w:lang w:val="en-GB"/>
              </w:rPr>
            </w:pPr>
            <w:r w:rsidRPr="0035019C">
              <w:rPr>
                <w:lang w:val="fr-FR"/>
              </w:rPr>
              <w:t>350 m</w:t>
            </w:r>
          </w:p>
        </w:tc>
      </w:tr>
      <w:tr w:rsidR="00046102" w14:paraId="2B06C155" w14:textId="77777777" w:rsidTr="00A37869">
        <w:trPr>
          <w:trHeight w:val="873"/>
        </w:trPr>
        <w:tc>
          <w:tcPr>
            <w:tcW w:w="3539" w:type="dxa"/>
            <w:shd w:val="clear" w:color="auto" w:fill="D9E2F3" w:themeFill="accent5" w:themeFillTint="33"/>
            <w:vAlign w:val="center"/>
          </w:tcPr>
          <w:p w14:paraId="41659AAE" w14:textId="77777777" w:rsidR="00883833" w:rsidRPr="00965D5F" w:rsidRDefault="001E084D" w:rsidP="005546E9">
            <w:pPr>
              <w:rPr>
                <w:lang w:val="fr-FR"/>
              </w:rPr>
            </w:pPr>
            <w:r w:rsidRPr="0035019C">
              <w:rPr>
                <w:lang w:val="fr-FR"/>
              </w:rPr>
              <w:t>Distance minimale entre deux blocs d'alimentation électrique</w:t>
            </w:r>
          </w:p>
        </w:tc>
        <w:tc>
          <w:tcPr>
            <w:tcW w:w="2809" w:type="dxa"/>
            <w:gridSpan w:val="3"/>
            <w:tcBorders>
              <w:tr2bl w:val="single" w:sz="4" w:space="0" w:color="auto"/>
            </w:tcBorders>
            <w:shd w:val="clear" w:color="auto" w:fill="D9E2F3" w:themeFill="accent5" w:themeFillTint="33"/>
            <w:vAlign w:val="center"/>
          </w:tcPr>
          <w:p w14:paraId="71EBE1AB" w14:textId="77777777" w:rsidR="00883833" w:rsidRPr="00965D5F" w:rsidRDefault="00883833" w:rsidP="00A37869">
            <w:pPr>
              <w:rPr>
                <w:lang w:val="fr-FR"/>
              </w:rPr>
            </w:pPr>
          </w:p>
        </w:tc>
        <w:tc>
          <w:tcPr>
            <w:tcW w:w="2430" w:type="dxa"/>
            <w:shd w:val="clear" w:color="auto" w:fill="B4C6E7" w:themeFill="accent5" w:themeFillTint="66"/>
            <w:vAlign w:val="center"/>
          </w:tcPr>
          <w:p w14:paraId="013D62DF" w14:textId="27970C36" w:rsidR="00883833" w:rsidRPr="0035019C" w:rsidRDefault="00C30D2D" w:rsidP="00A37869">
            <w:pPr>
              <w:rPr>
                <w:lang w:val="en-GB"/>
              </w:rPr>
            </w:pPr>
            <w:r>
              <w:rPr>
                <w:lang w:val="fr-FR"/>
              </w:rPr>
              <w:t>Voir</w:t>
            </w:r>
            <w:r w:rsidR="00966C95">
              <w:rPr>
                <w:lang w:val="fr-FR"/>
              </w:rPr>
              <w:t xml:space="preserve"> </w:t>
            </w:r>
            <w:r>
              <w:rPr>
                <w:lang w:val="fr-FR"/>
              </w:rPr>
              <w:t>spécifications fabriquant</w:t>
            </w:r>
          </w:p>
        </w:tc>
      </w:tr>
    </w:tbl>
    <w:p w14:paraId="3D3395D3" w14:textId="77777777" w:rsidR="00883833" w:rsidRPr="005546E9" w:rsidRDefault="00883833" w:rsidP="0019644E">
      <w:pPr>
        <w:rPr>
          <w:lang w:val="de-DE"/>
        </w:rPr>
      </w:pPr>
    </w:p>
    <w:p w14:paraId="7F078A9D" w14:textId="77777777" w:rsidR="00883833" w:rsidRPr="00965D5F" w:rsidRDefault="001E084D" w:rsidP="00836F3D">
      <w:pPr>
        <w:pStyle w:val="Caption"/>
        <w:rPr>
          <w:lang w:val="fr-FR"/>
        </w:rPr>
      </w:pPr>
      <w:r w:rsidRPr="0035019C">
        <w:rPr>
          <w:lang w:val="fr-FR"/>
        </w:rPr>
        <w:t>Tableau 3 : Alimentations électriques décentralisées et centrales</w:t>
      </w:r>
      <w:r w:rsidRPr="0035019C">
        <w:rPr>
          <w:lang w:val="fr-FR"/>
        </w:rPr>
        <w:br w:type="page"/>
      </w:r>
    </w:p>
    <w:p w14:paraId="5F5DB227" w14:textId="77777777" w:rsidR="00883833" w:rsidRPr="00965D5F" w:rsidRDefault="001E084D" w:rsidP="0019644E">
      <w:pPr>
        <w:rPr>
          <w:lang w:val="fr-FR"/>
        </w:rPr>
      </w:pPr>
      <w:r w:rsidRPr="00BD7791">
        <w:rPr>
          <w:lang w:val="fr-FR"/>
        </w:rPr>
        <w:lastRenderedPageBreak/>
        <w:t xml:space="preserve">Depuis peu, il existe des appareils qui combinent deux alimentations à séparation galvanique dans un seul boîtier. Une redondance centrale peut être implémentée avec ces types d'appareils. </w:t>
      </w:r>
    </w:p>
    <w:p w14:paraId="28886B98" w14:textId="77777777" w:rsidR="00883833" w:rsidRPr="00965D5F" w:rsidRDefault="00883833" w:rsidP="0019644E">
      <w:pPr>
        <w:rPr>
          <w:lang w:val="fr-FR"/>
        </w:rPr>
      </w:pPr>
    </w:p>
    <w:p w14:paraId="14946F80" w14:textId="77777777" w:rsidR="00883833" w:rsidRPr="00BD7791" w:rsidRDefault="00C13B77" w:rsidP="007352AF">
      <w:pPr>
        <w:pStyle w:val="Picture"/>
        <w:rPr>
          <w:lang w:val="en-GB"/>
        </w:rPr>
      </w:pPr>
      <w:r>
        <w:object w:dxaOrig="8565" w:dyaOrig="8666" w14:anchorId="51CBC491">
          <v:shape id="_x0000_i1030" type="#_x0000_t75" style="width:428.25pt;height:433.25pt" o:ole="">
            <v:imagedata r:id="rId20" o:title=""/>
          </v:shape>
          <o:OLEObject Type="Embed" ProgID="Visio.Drawing.15" ShapeID="_x0000_i1030" DrawAspect="Content" ObjectID="_1821008398" r:id="rId21"/>
        </w:object>
      </w:r>
    </w:p>
    <w:p w14:paraId="7F9B07A0" w14:textId="77777777" w:rsidR="00883833" w:rsidRPr="00965D5F" w:rsidRDefault="001E084D" w:rsidP="007B42C7">
      <w:pPr>
        <w:pStyle w:val="Caption"/>
        <w:rPr>
          <w:lang w:val="fr-FR"/>
        </w:rPr>
      </w:pPr>
      <w:r w:rsidRPr="00BD7791">
        <w:rPr>
          <w:lang w:val="fr-FR"/>
        </w:rPr>
        <w:t>Illustration 9 : Alimentation électrique redondante</w:t>
      </w:r>
    </w:p>
    <w:p w14:paraId="79809489" w14:textId="77777777" w:rsidR="00883833" w:rsidRPr="00965D5F" w:rsidRDefault="00883833" w:rsidP="0019644E">
      <w:pPr>
        <w:rPr>
          <w:lang w:val="fr-FR"/>
        </w:rPr>
      </w:pPr>
    </w:p>
    <w:p w14:paraId="54CF3F15" w14:textId="77777777" w:rsidR="00883833" w:rsidRPr="00965D5F" w:rsidRDefault="001E084D" w:rsidP="0019644E">
      <w:pPr>
        <w:rPr>
          <w:lang w:val="fr-FR"/>
        </w:rPr>
      </w:pPr>
      <w:r w:rsidRPr="00BD7791">
        <w:rPr>
          <w:lang w:val="fr-FR"/>
        </w:rPr>
        <w:t xml:space="preserve">Il est à noter qu'en cas de panne d'une alimentation électrique, les autres alimentations électriques doivent fournir le courant nécessaire au bus. L'alimentation du bus doit également être dimensionnée en conséquence. Une autre variante pour réaliser une connexion de sécurité de l'alimentation électrique KNX est l'utilisation de plusieurs alimentations électriques standard avec une self KNX séparée. </w:t>
      </w:r>
    </w:p>
    <w:p w14:paraId="2DB3F773" w14:textId="77777777" w:rsidR="00883833" w:rsidRPr="00965D5F" w:rsidRDefault="00883833" w:rsidP="0019644E">
      <w:pPr>
        <w:rPr>
          <w:lang w:val="fr-FR"/>
        </w:rPr>
      </w:pPr>
    </w:p>
    <w:p w14:paraId="6C28C30D" w14:textId="77777777" w:rsidR="00883833" w:rsidRPr="00BD7791" w:rsidRDefault="00C13B77" w:rsidP="00836F3D">
      <w:pPr>
        <w:pStyle w:val="Picture"/>
        <w:rPr>
          <w:lang w:val="en-GB"/>
        </w:rPr>
      </w:pPr>
      <w:r>
        <w:object w:dxaOrig="13899" w:dyaOrig="6913" w14:anchorId="23028B4F">
          <v:shape id="_x0000_i1031" type="#_x0000_t75" style="width:439.5pt;height:217.9pt" o:ole="">
            <v:imagedata r:id="rId22" o:title=""/>
          </v:shape>
          <o:OLEObject Type="Embed" ProgID="Visio.Drawing.15" ShapeID="_x0000_i1031" DrawAspect="Content" ObjectID="_1821008399" r:id="rId23"/>
        </w:object>
      </w:r>
    </w:p>
    <w:p w14:paraId="2B9BE390" w14:textId="77777777" w:rsidR="00883833" w:rsidRPr="00965D5F" w:rsidRDefault="001E084D" w:rsidP="00125497">
      <w:pPr>
        <w:pStyle w:val="Caption"/>
        <w:rPr>
          <w:lang w:val="fr-FR"/>
        </w:rPr>
      </w:pPr>
      <w:r w:rsidRPr="00BD7791">
        <w:rPr>
          <w:lang w:val="fr-FR"/>
        </w:rPr>
        <w:t>Illustration 10 : Alimentation électrique redondante avec inductance séparée</w:t>
      </w:r>
    </w:p>
    <w:p w14:paraId="1675D173" w14:textId="77777777" w:rsidR="00883833" w:rsidRPr="00965D5F" w:rsidRDefault="00883833" w:rsidP="0019644E">
      <w:pPr>
        <w:rPr>
          <w:lang w:val="fr-FR"/>
        </w:rPr>
      </w:pPr>
    </w:p>
    <w:p w14:paraId="40F0DCDA" w14:textId="77777777" w:rsidR="00883833" w:rsidRPr="00965D5F" w:rsidRDefault="001E084D" w:rsidP="0019644E">
      <w:pPr>
        <w:rPr>
          <w:lang w:val="fr-FR"/>
        </w:rPr>
      </w:pPr>
      <w:r w:rsidRPr="00BD7791">
        <w:rPr>
          <w:lang w:val="fr-FR"/>
        </w:rPr>
        <w:t xml:space="preserve">Lors de la planification d'une alimentation bus redondante, il faut également tenir compte de l'alimentation 230V. Si, par exemple, deux alimentations fournissent une alimentation redondante à une ligne, elles doivent être alimentées par des conducteurs externes différents qui sont fusibles indépendamment, si possible dans différents tableaux de sous-distribution. </w:t>
      </w:r>
    </w:p>
    <w:p w14:paraId="73557A3F" w14:textId="77777777" w:rsidR="00883833" w:rsidRPr="00965D5F" w:rsidRDefault="001E084D" w:rsidP="00836F3D">
      <w:pPr>
        <w:pStyle w:val="Heading2"/>
        <w:numPr>
          <w:ilvl w:val="1"/>
          <w:numId w:val="43"/>
        </w:numPr>
        <w:rPr>
          <w:lang w:val="fr-FR"/>
        </w:rPr>
      </w:pPr>
      <w:bookmarkStart w:id="115" w:name="_Toc497482833"/>
      <w:bookmarkStart w:id="116" w:name="_Toc19616821"/>
      <w:r w:rsidRPr="00BD7791">
        <w:rPr>
          <w:iCs w:val="0"/>
          <w:lang w:val="fr-FR"/>
        </w:rPr>
        <w:t>Alimentations Électriques avec Fonction de Diagnostic</w:t>
      </w:r>
      <w:bookmarkEnd w:id="115"/>
      <w:bookmarkEnd w:id="116"/>
    </w:p>
    <w:p w14:paraId="313FC809" w14:textId="77777777" w:rsidR="00883833" w:rsidRPr="00965D5F" w:rsidRDefault="001E084D" w:rsidP="005A3B98">
      <w:pPr>
        <w:rPr>
          <w:lang w:val="fr-FR"/>
        </w:rPr>
      </w:pPr>
      <w:r w:rsidRPr="00BD7791">
        <w:rPr>
          <w:lang w:val="fr-FR"/>
        </w:rPr>
        <w:t>Pour la détection précoce des problèmes d'alimentation du bus, certains fabricants proposent des alimentations avec fonction de diagnostic. Ces appareils ont un coupleur de bus et peuvent envoyer des télégrammes sur le bus. Les diagnostics typiques sont par exemple la détection précoce de creux de tension, de surintensité ou de surchauffe. Si ces diagnostics sont surveillés, des problèmes peuvent éventuellement être détectés avant que la tension d'alimentation ne tombe en panne. En cas de panne de tension du bus, le système doit être fréquemment mis dans un état défini après la récupération de la tension. (Voir 2.3 " Comportement après une Panne de Tension de Bus ") Les blocs d'alimentation avec fonction de diagnostic intégrée signalent fréquemment le rétablissement de la tension avec un retard de temps ou envoient leur état cycliquement afin que des procédures de rétablissement définies puissent être appliquées.</w:t>
      </w:r>
    </w:p>
    <w:p w14:paraId="76E9D290" w14:textId="77777777" w:rsidR="00883833" w:rsidRPr="00BD7791" w:rsidRDefault="001E084D" w:rsidP="00836F3D">
      <w:pPr>
        <w:pStyle w:val="Picture"/>
        <w:rPr>
          <w:lang w:val="en-GB"/>
        </w:rPr>
      </w:pPr>
      <w:r w:rsidRPr="007352AF">
        <w:rPr>
          <w:noProof/>
        </w:rPr>
        <w:drawing>
          <wp:inline distT="0" distB="0" distL="0" distR="0" wp14:anchorId="73AC55F9" wp14:editId="356B1FE7">
            <wp:extent cx="5580380" cy="125730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1257300"/>
                    </a:xfrm>
                    <a:prstGeom prst="rect">
                      <a:avLst/>
                    </a:prstGeom>
                  </pic:spPr>
                </pic:pic>
              </a:graphicData>
            </a:graphic>
          </wp:inline>
        </w:drawing>
      </w:r>
    </w:p>
    <w:p w14:paraId="033FE197" w14:textId="77777777" w:rsidR="00883833" w:rsidRPr="00BD7791" w:rsidRDefault="00883833" w:rsidP="005A3B98">
      <w:pPr>
        <w:rPr>
          <w:lang w:val="en-GB"/>
        </w:rPr>
      </w:pPr>
    </w:p>
    <w:p w14:paraId="44BE1A53" w14:textId="77777777" w:rsidR="00883833" w:rsidRPr="00965D5F" w:rsidRDefault="001E084D" w:rsidP="00836F3D">
      <w:pPr>
        <w:rPr>
          <w:lang w:val="fr-FR"/>
        </w:rPr>
      </w:pPr>
      <w:r w:rsidRPr="00BD7791">
        <w:rPr>
          <w:b/>
          <w:bCs/>
          <w:sz w:val="20"/>
          <w:lang w:val="fr-FR"/>
        </w:rPr>
        <w:t>Illustration 11 : Alimentation électrique avec fonction de diagnostic</w:t>
      </w:r>
      <w:bookmarkStart w:id="117" w:name="_Toc125428118"/>
    </w:p>
    <w:p w14:paraId="4C04AC09" w14:textId="77777777" w:rsidR="00883833" w:rsidRPr="00965D5F" w:rsidRDefault="00883833" w:rsidP="00836F3D">
      <w:pPr>
        <w:rPr>
          <w:lang w:val="fr-FR"/>
        </w:rPr>
      </w:pPr>
    </w:p>
    <w:p w14:paraId="6A48A37E" w14:textId="77777777" w:rsidR="00883833" w:rsidRPr="00965D5F" w:rsidRDefault="001E084D">
      <w:pPr>
        <w:spacing w:before="0" w:after="0" w:line="240" w:lineRule="auto"/>
        <w:contextualSpacing w:val="0"/>
        <w:rPr>
          <w:rFonts w:eastAsia="Times New Roman"/>
          <w:b/>
          <w:bCs/>
          <w:kern w:val="32"/>
          <w:sz w:val="28"/>
          <w:szCs w:val="28"/>
          <w:lang w:val="fr-FR"/>
        </w:rPr>
      </w:pPr>
      <w:r w:rsidRPr="00965D5F">
        <w:rPr>
          <w:lang w:val="fr-FR"/>
        </w:rPr>
        <w:br w:type="page"/>
      </w:r>
    </w:p>
    <w:p w14:paraId="7FB50AE3" w14:textId="77777777" w:rsidR="00883833" w:rsidRPr="007352AF" w:rsidRDefault="001E084D" w:rsidP="007352AF">
      <w:pPr>
        <w:pStyle w:val="Heading1"/>
      </w:pPr>
      <w:bookmarkStart w:id="118" w:name="_Toc215041961"/>
      <w:bookmarkStart w:id="119" w:name="_Toc497482834"/>
      <w:bookmarkStart w:id="120" w:name="_Toc19616822"/>
      <w:r w:rsidRPr="007352AF">
        <w:rPr>
          <w:lang w:val="fr-FR"/>
        </w:rPr>
        <w:lastRenderedPageBreak/>
        <w:t>Exemple pratique</w:t>
      </w:r>
      <w:bookmarkEnd w:id="117"/>
      <w:bookmarkEnd w:id="118"/>
      <w:bookmarkEnd w:id="119"/>
      <w:bookmarkEnd w:id="120"/>
    </w:p>
    <w:p w14:paraId="5F6F98CE" w14:textId="77777777" w:rsidR="00883833" w:rsidRPr="00965D5F" w:rsidRDefault="001E084D">
      <w:pPr>
        <w:pStyle w:val="Heading2"/>
        <w:rPr>
          <w:lang w:val="fr-FR"/>
        </w:rPr>
      </w:pPr>
      <w:bookmarkStart w:id="121" w:name="_Toc215041962"/>
      <w:bookmarkStart w:id="122" w:name="_Toc125428119"/>
      <w:bookmarkStart w:id="123" w:name="_Toc497482835"/>
      <w:bookmarkStart w:id="124" w:name="_Toc19616823"/>
      <w:r w:rsidRPr="00BD7791">
        <w:rPr>
          <w:iCs w:val="0"/>
          <w:lang w:val="fr-FR"/>
        </w:rPr>
        <w:t>Surveillance Cyclique de 2 Lignes à l'aide d'un Contrôleur</w:t>
      </w:r>
      <w:bookmarkEnd w:id="121"/>
      <w:bookmarkEnd w:id="122"/>
      <w:bookmarkEnd w:id="123"/>
      <w:bookmarkEnd w:id="124"/>
    </w:p>
    <w:p w14:paraId="5745F7DE" w14:textId="77777777" w:rsidR="00883833" w:rsidRPr="00965D5F" w:rsidRDefault="001E084D">
      <w:pPr>
        <w:jc w:val="both"/>
        <w:rPr>
          <w:lang w:val="fr-FR"/>
        </w:rPr>
      </w:pPr>
      <w:r w:rsidRPr="00BD7791">
        <w:rPr>
          <w:lang w:val="fr-FR"/>
        </w:rPr>
        <w:t>Configurez un système KNX avec 2 lignes et une ligne principale.</w:t>
      </w:r>
    </w:p>
    <w:p w14:paraId="3242E21B" w14:textId="77777777" w:rsidR="00883833" w:rsidRPr="00965D5F" w:rsidRDefault="001E084D">
      <w:pPr>
        <w:rPr>
          <w:lang w:val="fr-FR"/>
        </w:rPr>
      </w:pPr>
      <w:r w:rsidRPr="00BD7791">
        <w:rPr>
          <w:lang w:val="fr-FR"/>
        </w:rPr>
        <w:t>Un dispositif capable d'envoyer des télégrammes cycliques est installé sur chacune des deux lignes secondaires. Un dispositif de sortie (actionneur, LED, afficheur, visualisation...) doit être installé sur la ligne principale du système pour indiquer si la tension du bus est présente sur la ligne 1 ou 2. Vous avez besoin d'un régulateur dont l'application permet le fonctionnement par minuterie.</w:t>
      </w:r>
    </w:p>
    <w:p w14:paraId="4AE8F336" w14:textId="77777777" w:rsidR="00883833" w:rsidRPr="00965D5F" w:rsidRDefault="001E084D">
      <w:pPr>
        <w:rPr>
          <w:lang w:val="fr-FR"/>
        </w:rPr>
      </w:pPr>
      <w:r w:rsidRPr="00BD7791">
        <w:rPr>
          <w:lang w:val="fr-FR"/>
        </w:rPr>
        <w:t>Intégrez un capteur de vent dans votre système qui agit sur les actionneurs de volets roulants. Ceci devrait amener le volet en position de fin de course lorsque la valeur limite est dépassée.</w:t>
      </w:r>
    </w:p>
    <w:p w14:paraId="65C72A71" w14:textId="77777777" w:rsidR="00883833" w:rsidRPr="00965D5F" w:rsidRDefault="001E084D">
      <w:pPr>
        <w:rPr>
          <w:lang w:val="fr-FR"/>
        </w:rPr>
      </w:pPr>
      <w:r w:rsidRPr="00BD7791">
        <w:rPr>
          <w:lang w:val="fr-FR"/>
        </w:rPr>
        <w:t>L'information du télégramme de vent cyclique doit également être représentée sur la ligne principale de l'appareil de sortie.</w:t>
      </w:r>
    </w:p>
    <w:p w14:paraId="24B42A5D" w14:textId="77777777" w:rsidR="00883833" w:rsidRPr="00BD7791" w:rsidRDefault="001E084D">
      <w:pPr>
        <w:rPr>
          <w:lang w:val="en-GB"/>
        </w:rPr>
      </w:pPr>
      <w:r w:rsidRPr="00BD7791">
        <w:rPr>
          <w:lang w:val="fr-FR"/>
        </w:rPr>
        <w:t>Déterminez si c'est une bonne idée de placer l'information cyclique à une porte OU et de signaler à un canal d'un dispositif de sortie. Quels problèmes pourraient survenir ?</w:t>
      </w:r>
    </w:p>
    <w:p w14:paraId="2EC9E82F" w14:textId="77777777" w:rsidR="00883833" w:rsidRPr="00BD7791" w:rsidRDefault="00883833">
      <w:pPr>
        <w:rPr>
          <w:lang w:val="en-GB"/>
        </w:rPr>
      </w:pPr>
    </w:p>
    <w:sectPr w:rsidR="00883833" w:rsidRPr="00BD7791" w:rsidSect="00176C62">
      <w:headerReference w:type="default" r:id="rId25"/>
      <w:footerReference w:type="default" r:id="rId26"/>
      <w:pgSz w:w="11907" w:h="16840" w:code="9"/>
      <w:pgMar w:top="1134" w:right="1418" w:bottom="1134" w:left="1701" w:header="567" w:footer="56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B5FEC" w14:textId="77777777" w:rsidR="001747DE" w:rsidRDefault="001747DE">
      <w:pPr>
        <w:spacing w:before="0" w:after="0" w:line="240" w:lineRule="auto"/>
      </w:pPr>
      <w:r>
        <w:separator/>
      </w:r>
    </w:p>
  </w:endnote>
  <w:endnote w:type="continuationSeparator" w:id="0">
    <w:p w14:paraId="1522026A" w14:textId="77777777" w:rsidR="001747DE" w:rsidRDefault="001747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25C4A" w14:textId="77777777" w:rsidR="00883833" w:rsidRPr="00965D5F" w:rsidRDefault="001E084D" w:rsidP="00176C62">
    <w:pPr>
      <w:pStyle w:val="Footer"/>
      <w:pBdr>
        <w:top w:val="single" w:sz="12" w:space="1" w:color="00B050"/>
      </w:pBdr>
      <w:tabs>
        <w:tab w:val="clear" w:pos="9360"/>
        <w:tab w:val="right" w:pos="8789"/>
      </w:tabs>
      <w:rPr>
        <w:noProof/>
        <w:lang w:val="fr-FR"/>
      </w:rPr>
    </w:pPr>
    <w:r>
      <w:rPr>
        <w:noProof/>
        <w:lang w:val="fr-FR"/>
      </w:rPr>
      <w:t>S</w:t>
    </w:r>
    <w:r w:rsidR="00965D5F">
      <w:rPr>
        <w:noProof/>
        <w:lang w:val="fr-FR"/>
      </w:rPr>
      <w:t>ystèmes de g</w:t>
    </w:r>
    <w:r>
      <w:rPr>
        <w:noProof/>
        <w:lang w:val="fr-FR"/>
      </w:rPr>
      <w:t>es</w:t>
    </w:r>
    <w:r w:rsidR="00965D5F">
      <w:rPr>
        <w:noProof/>
        <w:lang w:val="fr-FR"/>
      </w:rPr>
      <w:t>tion des maisons et des bâtiments</w:t>
    </w:r>
    <w:r>
      <w:rPr>
        <w:noProof/>
        <w:lang w:val="fr-FR"/>
      </w:rPr>
      <w:tab/>
      <w:t>Association KNX</w:t>
    </w:r>
  </w:p>
  <w:p w14:paraId="51DB27E6" w14:textId="03D44F1A" w:rsidR="00883833" w:rsidRPr="00965D5F" w:rsidRDefault="00965D5F" w:rsidP="00E95E86">
    <w:pPr>
      <w:pStyle w:val="Footer"/>
      <w:pBdr>
        <w:top w:val="single" w:sz="12" w:space="1" w:color="00B050"/>
      </w:pBdr>
      <w:tabs>
        <w:tab w:val="clear" w:pos="4680"/>
        <w:tab w:val="clear" w:pos="9360"/>
        <w:tab w:val="center" w:pos="5529"/>
        <w:tab w:val="right" w:pos="8789"/>
      </w:tabs>
      <w:rPr>
        <w:noProof/>
        <w:sz w:val="20"/>
        <w:szCs w:val="20"/>
        <w:lang w:val="fr-FR"/>
      </w:rPr>
    </w:pPr>
    <w:r w:rsidRPr="00965D5F">
      <w:rPr>
        <w:noProof/>
        <w:sz w:val="20"/>
        <w:szCs w:val="20"/>
        <w:lang w:val="fr-FR"/>
      </w:rPr>
      <w:t>Planification à Sécurité Intégrée</w:t>
    </w:r>
    <w:r w:rsidR="001E084D" w:rsidRPr="00F16237">
      <w:rPr>
        <w:noProof/>
        <w:sz w:val="20"/>
        <w:szCs w:val="20"/>
        <w:lang w:val="fr-FR"/>
      </w:rPr>
      <w:tab/>
    </w:r>
    <w:r w:rsidR="001E084D">
      <w:rPr>
        <w:noProof/>
        <w:lang w:val="en-GB"/>
      </w:rPr>
      <w:fldChar w:fldCharType="begin"/>
    </w:r>
    <w:r w:rsidR="001E084D" w:rsidRPr="00F16237">
      <w:rPr>
        <w:noProof/>
        <w:lang w:val="fr-FR"/>
      </w:rPr>
      <w:instrText xml:space="preserve"> FILENAME  \* FirstCap  \* MERGEFORMAT </w:instrText>
    </w:r>
    <w:r w:rsidR="001E084D">
      <w:rPr>
        <w:noProof/>
        <w:lang w:val="en-GB"/>
      </w:rPr>
      <w:fldChar w:fldCharType="separate"/>
    </w:r>
    <w:r w:rsidR="00E95E86">
      <w:rPr>
        <w:noProof/>
        <w:lang w:val="fr-FR"/>
      </w:rPr>
      <w:t>Informative appx_Fail-safe planning_FR1017e.docx</w:t>
    </w:r>
    <w:r w:rsidR="001E084D">
      <w:rPr>
        <w:noProof/>
        <w:lang w:val="en-GB"/>
      </w:rPr>
      <w:fldChar w:fldCharType="end"/>
    </w:r>
    <w:r w:rsidR="001E084D" w:rsidRPr="00F16237">
      <w:rPr>
        <w:noProof/>
        <w:sz w:val="20"/>
        <w:szCs w:val="20"/>
        <w:lang w:val="fr-FR"/>
      </w:rPr>
      <w:tab/>
    </w:r>
    <w:r w:rsidR="001E084D">
      <w:rPr>
        <w:noProof/>
        <w:sz w:val="20"/>
        <w:szCs w:val="20"/>
        <w:lang w:val="en-GB"/>
      </w:rPr>
      <w:fldChar w:fldCharType="begin"/>
    </w:r>
    <w:r w:rsidR="001E084D" w:rsidRPr="00F16237">
      <w:rPr>
        <w:noProof/>
        <w:sz w:val="20"/>
        <w:szCs w:val="20"/>
        <w:lang w:val="fr-FR"/>
      </w:rPr>
      <w:instrText xml:space="preserve"> PAGE </w:instrText>
    </w:r>
    <w:r w:rsidR="001E084D">
      <w:rPr>
        <w:noProof/>
        <w:sz w:val="20"/>
        <w:szCs w:val="20"/>
        <w:lang w:val="en-GB"/>
      </w:rPr>
      <w:fldChar w:fldCharType="separate"/>
    </w:r>
    <w:r w:rsidR="00FC04D9">
      <w:rPr>
        <w:noProof/>
        <w:sz w:val="20"/>
        <w:szCs w:val="20"/>
        <w:lang w:val="fr-FR"/>
      </w:rPr>
      <w:t>3</w:t>
    </w:r>
    <w:r w:rsidR="001E084D">
      <w:rPr>
        <w:noProof/>
        <w:sz w:val="20"/>
        <w:szCs w:val="20"/>
        <w:lang w:val="en-GB"/>
      </w:rPr>
      <w:fldChar w:fldCharType="end"/>
    </w:r>
    <w:r w:rsidR="001E084D" w:rsidRPr="00F16237">
      <w:rPr>
        <w:noProof/>
        <w:sz w:val="20"/>
        <w:szCs w:val="20"/>
        <w:lang w:val="fr-FR"/>
      </w:rPr>
      <w:t>/</w:t>
    </w:r>
    <w:r w:rsidR="001E084D">
      <w:rPr>
        <w:noProof/>
        <w:sz w:val="20"/>
        <w:szCs w:val="20"/>
        <w:lang w:val="en-GB"/>
      </w:rPr>
      <w:fldChar w:fldCharType="begin"/>
    </w:r>
    <w:r w:rsidR="001E084D" w:rsidRPr="00F16237">
      <w:rPr>
        <w:noProof/>
        <w:sz w:val="20"/>
        <w:szCs w:val="20"/>
        <w:lang w:val="fr-FR"/>
      </w:rPr>
      <w:instrText xml:space="preserve"> NUMPAGES  </w:instrText>
    </w:r>
    <w:r w:rsidR="001E084D">
      <w:rPr>
        <w:noProof/>
        <w:sz w:val="20"/>
        <w:szCs w:val="20"/>
        <w:lang w:val="en-GB"/>
      </w:rPr>
      <w:fldChar w:fldCharType="separate"/>
    </w:r>
    <w:r w:rsidR="00FC04D9">
      <w:rPr>
        <w:noProof/>
        <w:sz w:val="20"/>
        <w:szCs w:val="20"/>
        <w:lang w:val="fr-FR"/>
      </w:rPr>
      <w:t>15</w:t>
    </w:r>
    <w:r w:rsidR="001E084D">
      <w:rPr>
        <w:noProof/>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7F6DF" w14:textId="77777777" w:rsidR="001747DE" w:rsidRDefault="001747DE">
      <w:pPr>
        <w:spacing w:before="0" w:after="0" w:line="240" w:lineRule="auto"/>
      </w:pPr>
      <w:r>
        <w:separator/>
      </w:r>
    </w:p>
  </w:footnote>
  <w:footnote w:type="continuationSeparator" w:id="0">
    <w:p w14:paraId="51857D34" w14:textId="77777777" w:rsidR="001747DE" w:rsidRDefault="001747D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1462" w14:textId="77777777" w:rsidR="00883833" w:rsidRPr="00AF53C3" w:rsidRDefault="001E084D" w:rsidP="00176C62">
    <w:pPr>
      <w:pStyle w:val="Header"/>
      <w:pBdr>
        <w:bottom w:val="single" w:sz="12" w:space="1" w:color="00B050"/>
      </w:pBdr>
      <w:tabs>
        <w:tab w:val="clear" w:pos="9360"/>
        <w:tab w:val="right" w:pos="8789"/>
      </w:tabs>
      <w:ind w:right="-1"/>
      <w:rPr>
        <w:szCs w:val="28"/>
      </w:rPr>
    </w:pPr>
    <w:r>
      <w:rPr>
        <w:snapToGrid w:val="0"/>
        <w:szCs w:val="28"/>
        <w:lang w:val="fr-FR"/>
      </w:rPr>
      <w:t>COURS AVANCÉ DE KNX</w:t>
    </w:r>
    <w:r>
      <w:rPr>
        <w:snapToGrid w:val="0"/>
        <w:szCs w:val="28"/>
        <w:lang w:val="fr-FR"/>
      </w:rPr>
      <w:tab/>
    </w:r>
    <w:r>
      <w:rPr>
        <w:snapToGrid w:val="0"/>
        <w:szCs w:val="28"/>
        <w:lang w:val="fr-FR"/>
      </w:rPr>
      <w:tab/>
    </w:r>
    <w:r>
      <w:rPr>
        <w:noProof/>
        <w:snapToGrid w:val="0"/>
      </w:rPr>
      <w:drawing>
        <wp:inline distT="0" distB="0" distL="0" distR="0" wp14:anchorId="69B3B0DD" wp14:editId="2D950739">
          <wp:extent cx="800100" cy="361950"/>
          <wp:effectExtent l="0" t="0" r="0" b="0"/>
          <wp:docPr id="1" name="Bild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00100" cy="361950"/>
                  </a:xfrm>
                  <a:prstGeom prst="rect">
                    <a:avLst/>
                  </a:prstGeom>
                  <a:noFill/>
                  <a:ln>
                    <a:noFill/>
                  </a:ln>
                </pic:spPr>
              </pic:pic>
            </a:graphicData>
          </a:graphic>
        </wp:inline>
      </w:drawing>
    </w:r>
  </w:p>
  <w:p w14:paraId="77D4E424" w14:textId="77777777" w:rsidR="00883833" w:rsidRDefault="00883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9pt;height:11.9pt" o:bullet="t">
        <v:imagedata r:id="rId1" o:title="mso27"/>
      </v:shape>
    </w:pict>
  </w:numPicBullet>
  <w:abstractNum w:abstractNumId="0" w15:restartNumberingAfterBreak="0">
    <w:nsid w:val="FFFFFF7D"/>
    <w:multiLevelType w:val="singleLevel"/>
    <w:tmpl w:val="6F069472"/>
    <w:lvl w:ilvl="0">
      <w:start w:val="1"/>
      <w:numFmt w:val="decimal"/>
      <w:lvlText w:val="%1."/>
      <w:lvlJc w:val="left"/>
      <w:pPr>
        <w:tabs>
          <w:tab w:val="num" w:pos="1209"/>
        </w:tabs>
        <w:ind w:left="1209" w:hanging="360"/>
      </w:pPr>
    </w:lvl>
  </w:abstractNum>
  <w:abstractNum w:abstractNumId="1" w15:restartNumberingAfterBreak="0">
    <w:nsid w:val="FFFFFF7E"/>
    <w:multiLevelType w:val="singleLevel"/>
    <w:tmpl w:val="E738F93E"/>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22602AA0"/>
    <w:lvl w:ilvl="0">
      <w:start w:val="1"/>
      <w:numFmt w:val="decimal"/>
      <w:lvlText w:val="%1."/>
      <w:lvlJc w:val="left"/>
      <w:pPr>
        <w:tabs>
          <w:tab w:val="num" w:pos="643"/>
        </w:tabs>
        <w:ind w:left="643" w:hanging="360"/>
      </w:pPr>
    </w:lvl>
  </w:abstractNum>
  <w:abstractNum w:abstractNumId="3" w15:restartNumberingAfterBreak="0">
    <w:nsid w:val="FFFFFF88"/>
    <w:multiLevelType w:val="singleLevel"/>
    <w:tmpl w:val="A164195C"/>
    <w:lvl w:ilvl="0">
      <w:start w:val="1"/>
      <w:numFmt w:val="decimal"/>
      <w:lvlText w:val="%1."/>
      <w:lvlJc w:val="left"/>
      <w:pPr>
        <w:tabs>
          <w:tab w:val="num" w:pos="360"/>
        </w:tabs>
        <w:ind w:left="360" w:hanging="360"/>
      </w:pPr>
    </w:lvl>
  </w:abstractNum>
  <w:abstractNum w:abstractNumId="4" w15:restartNumberingAfterBreak="0">
    <w:nsid w:val="FFFFFFFE"/>
    <w:multiLevelType w:val="singleLevel"/>
    <w:tmpl w:val="FFFFFFFF"/>
    <w:lvl w:ilvl="0">
      <w:numFmt w:val="decimal"/>
      <w:lvlText w:val="*"/>
      <w:lvlJc w:val="left"/>
    </w:lvl>
  </w:abstractNum>
  <w:abstractNum w:abstractNumId="5" w15:restartNumberingAfterBreak="0">
    <w:nsid w:val="0023727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7" w15:restartNumberingAfterBreak="0">
    <w:nsid w:val="036D23D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A004015"/>
    <w:multiLevelType w:val="hybridMultilevel"/>
    <w:tmpl w:val="2E2EF93A"/>
    <w:lvl w:ilvl="0" w:tplc="EDB87076">
      <w:start w:val="1"/>
      <w:numFmt w:val="decimal"/>
      <w:lvlText w:val="%1)"/>
      <w:lvlJc w:val="left"/>
      <w:pPr>
        <w:tabs>
          <w:tab w:val="num" w:pos="720"/>
        </w:tabs>
        <w:ind w:left="720" w:hanging="360"/>
      </w:pPr>
      <w:rPr>
        <w:rFonts w:hint="default"/>
      </w:rPr>
    </w:lvl>
    <w:lvl w:ilvl="1" w:tplc="D598B8B0" w:tentative="1">
      <w:start w:val="1"/>
      <w:numFmt w:val="lowerLetter"/>
      <w:lvlText w:val="%2."/>
      <w:lvlJc w:val="left"/>
      <w:pPr>
        <w:tabs>
          <w:tab w:val="num" w:pos="1440"/>
        </w:tabs>
        <w:ind w:left="1440" w:hanging="360"/>
      </w:pPr>
    </w:lvl>
    <w:lvl w:ilvl="2" w:tplc="EC5C1FF0" w:tentative="1">
      <w:start w:val="1"/>
      <w:numFmt w:val="lowerRoman"/>
      <w:lvlText w:val="%3."/>
      <w:lvlJc w:val="right"/>
      <w:pPr>
        <w:tabs>
          <w:tab w:val="num" w:pos="2160"/>
        </w:tabs>
        <w:ind w:left="2160" w:hanging="180"/>
      </w:pPr>
    </w:lvl>
    <w:lvl w:ilvl="3" w:tplc="A8BA5748" w:tentative="1">
      <w:start w:val="1"/>
      <w:numFmt w:val="decimal"/>
      <w:lvlText w:val="%4."/>
      <w:lvlJc w:val="left"/>
      <w:pPr>
        <w:tabs>
          <w:tab w:val="num" w:pos="2880"/>
        </w:tabs>
        <w:ind w:left="2880" w:hanging="360"/>
      </w:pPr>
    </w:lvl>
    <w:lvl w:ilvl="4" w:tplc="F95CCB52" w:tentative="1">
      <w:start w:val="1"/>
      <w:numFmt w:val="lowerLetter"/>
      <w:lvlText w:val="%5."/>
      <w:lvlJc w:val="left"/>
      <w:pPr>
        <w:tabs>
          <w:tab w:val="num" w:pos="3600"/>
        </w:tabs>
        <w:ind w:left="3600" w:hanging="360"/>
      </w:pPr>
    </w:lvl>
    <w:lvl w:ilvl="5" w:tplc="A25C482A" w:tentative="1">
      <w:start w:val="1"/>
      <w:numFmt w:val="lowerRoman"/>
      <w:lvlText w:val="%6."/>
      <w:lvlJc w:val="right"/>
      <w:pPr>
        <w:tabs>
          <w:tab w:val="num" w:pos="4320"/>
        </w:tabs>
        <w:ind w:left="4320" w:hanging="180"/>
      </w:pPr>
    </w:lvl>
    <w:lvl w:ilvl="6" w:tplc="E30264DE" w:tentative="1">
      <w:start w:val="1"/>
      <w:numFmt w:val="decimal"/>
      <w:lvlText w:val="%7."/>
      <w:lvlJc w:val="left"/>
      <w:pPr>
        <w:tabs>
          <w:tab w:val="num" w:pos="5040"/>
        </w:tabs>
        <w:ind w:left="5040" w:hanging="360"/>
      </w:pPr>
    </w:lvl>
    <w:lvl w:ilvl="7" w:tplc="0ED8DF0C" w:tentative="1">
      <w:start w:val="1"/>
      <w:numFmt w:val="lowerLetter"/>
      <w:lvlText w:val="%8."/>
      <w:lvlJc w:val="left"/>
      <w:pPr>
        <w:tabs>
          <w:tab w:val="num" w:pos="5760"/>
        </w:tabs>
        <w:ind w:left="5760" w:hanging="360"/>
      </w:pPr>
    </w:lvl>
    <w:lvl w:ilvl="8" w:tplc="94AAC104" w:tentative="1">
      <w:start w:val="1"/>
      <w:numFmt w:val="lowerRoman"/>
      <w:lvlText w:val="%9."/>
      <w:lvlJc w:val="right"/>
      <w:pPr>
        <w:tabs>
          <w:tab w:val="num" w:pos="6480"/>
        </w:tabs>
        <w:ind w:left="6480" w:hanging="180"/>
      </w:pPr>
    </w:lvl>
  </w:abstractNum>
  <w:abstractNum w:abstractNumId="9" w15:restartNumberingAfterBreak="0">
    <w:nsid w:val="0F6F489E"/>
    <w:multiLevelType w:val="hybridMultilevel"/>
    <w:tmpl w:val="BC06E506"/>
    <w:lvl w:ilvl="0" w:tplc="5F966C80">
      <w:start w:val="1"/>
      <w:numFmt w:val="bullet"/>
      <w:pStyle w:val="Bullet4"/>
      <w:lvlText w:val=""/>
      <w:lvlJc w:val="left"/>
      <w:pPr>
        <w:ind w:left="1800" w:hanging="360"/>
      </w:pPr>
      <w:rPr>
        <w:rFonts w:ascii="Wingdings" w:hAnsi="Wingdings" w:hint="default"/>
      </w:rPr>
    </w:lvl>
    <w:lvl w:ilvl="1" w:tplc="D2FA701C" w:tentative="1">
      <w:start w:val="1"/>
      <w:numFmt w:val="bullet"/>
      <w:lvlText w:val="o"/>
      <w:lvlJc w:val="left"/>
      <w:pPr>
        <w:ind w:left="2520" w:hanging="360"/>
      </w:pPr>
      <w:rPr>
        <w:rFonts w:ascii="Courier New" w:hAnsi="Courier New" w:cs="Courier New" w:hint="default"/>
      </w:rPr>
    </w:lvl>
    <w:lvl w:ilvl="2" w:tplc="41FE32C6" w:tentative="1">
      <w:start w:val="1"/>
      <w:numFmt w:val="bullet"/>
      <w:lvlText w:val=""/>
      <w:lvlJc w:val="left"/>
      <w:pPr>
        <w:ind w:left="3240" w:hanging="360"/>
      </w:pPr>
      <w:rPr>
        <w:rFonts w:ascii="Wingdings" w:hAnsi="Wingdings" w:hint="default"/>
      </w:rPr>
    </w:lvl>
    <w:lvl w:ilvl="3" w:tplc="3CE0DE2A" w:tentative="1">
      <w:start w:val="1"/>
      <w:numFmt w:val="bullet"/>
      <w:lvlText w:val=""/>
      <w:lvlJc w:val="left"/>
      <w:pPr>
        <w:ind w:left="3960" w:hanging="360"/>
      </w:pPr>
      <w:rPr>
        <w:rFonts w:ascii="Symbol" w:hAnsi="Symbol" w:hint="default"/>
      </w:rPr>
    </w:lvl>
    <w:lvl w:ilvl="4" w:tplc="919A53B0" w:tentative="1">
      <w:start w:val="1"/>
      <w:numFmt w:val="bullet"/>
      <w:lvlText w:val="o"/>
      <w:lvlJc w:val="left"/>
      <w:pPr>
        <w:ind w:left="4680" w:hanging="360"/>
      </w:pPr>
      <w:rPr>
        <w:rFonts w:ascii="Courier New" w:hAnsi="Courier New" w:cs="Courier New" w:hint="default"/>
      </w:rPr>
    </w:lvl>
    <w:lvl w:ilvl="5" w:tplc="FDCAC880" w:tentative="1">
      <w:start w:val="1"/>
      <w:numFmt w:val="bullet"/>
      <w:lvlText w:val=""/>
      <w:lvlJc w:val="left"/>
      <w:pPr>
        <w:ind w:left="5400" w:hanging="360"/>
      </w:pPr>
      <w:rPr>
        <w:rFonts w:ascii="Wingdings" w:hAnsi="Wingdings" w:hint="default"/>
      </w:rPr>
    </w:lvl>
    <w:lvl w:ilvl="6" w:tplc="549E91C6" w:tentative="1">
      <w:start w:val="1"/>
      <w:numFmt w:val="bullet"/>
      <w:lvlText w:val=""/>
      <w:lvlJc w:val="left"/>
      <w:pPr>
        <w:ind w:left="6120" w:hanging="360"/>
      </w:pPr>
      <w:rPr>
        <w:rFonts w:ascii="Symbol" w:hAnsi="Symbol" w:hint="default"/>
      </w:rPr>
    </w:lvl>
    <w:lvl w:ilvl="7" w:tplc="C3BC81A0" w:tentative="1">
      <w:start w:val="1"/>
      <w:numFmt w:val="bullet"/>
      <w:lvlText w:val="o"/>
      <w:lvlJc w:val="left"/>
      <w:pPr>
        <w:ind w:left="6840" w:hanging="360"/>
      </w:pPr>
      <w:rPr>
        <w:rFonts w:ascii="Courier New" w:hAnsi="Courier New" w:cs="Courier New" w:hint="default"/>
      </w:rPr>
    </w:lvl>
    <w:lvl w:ilvl="8" w:tplc="7A709A00" w:tentative="1">
      <w:start w:val="1"/>
      <w:numFmt w:val="bullet"/>
      <w:lvlText w:val=""/>
      <w:lvlJc w:val="left"/>
      <w:pPr>
        <w:ind w:left="7560" w:hanging="360"/>
      </w:pPr>
      <w:rPr>
        <w:rFonts w:ascii="Wingdings" w:hAnsi="Wingdings" w:hint="default"/>
      </w:rPr>
    </w:lvl>
  </w:abstractNum>
  <w:abstractNum w:abstractNumId="10" w15:restartNumberingAfterBreak="0">
    <w:nsid w:val="13BA0A52"/>
    <w:multiLevelType w:val="hybridMultilevel"/>
    <w:tmpl w:val="D90C4C68"/>
    <w:lvl w:ilvl="0" w:tplc="62EA02CE">
      <w:start w:val="1"/>
      <w:numFmt w:val="decimal"/>
      <w:lvlText w:val="%1."/>
      <w:lvlJc w:val="left"/>
      <w:pPr>
        <w:tabs>
          <w:tab w:val="num" w:pos="720"/>
        </w:tabs>
        <w:ind w:left="720" w:hanging="360"/>
      </w:pPr>
      <w:rPr>
        <w:rFonts w:hint="default"/>
      </w:rPr>
    </w:lvl>
    <w:lvl w:ilvl="1" w:tplc="D80E18E2" w:tentative="1">
      <w:start w:val="1"/>
      <w:numFmt w:val="lowerLetter"/>
      <w:lvlText w:val="%2."/>
      <w:lvlJc w:val="left"/>
      <w:pPr>
        <w:tabs>
          <w:tab w:val="num" w:pos="1440"/>
        </w:tabs>
        <w:ind w:left="1440" w:hanging="360"/>
      </w:pPr>
    </w:lvl>
    <w:lvl w:ilvl="2" w:tplc="F5822EA8" w:tentative="1">
      <w:start w:val="1"/>
      <w:numFmt w:val="lowerRoman"/>
      <w:lvlText w:val="%3."/>
      <w:lvlJc w:val="right"/>
      <w:pPr>
        <w:tabs>
          <w:tab w:val="num" w:pos="2160"/>
        </w:tabs>
        <w:ind w:left="2160" w:hanging="180"/>
      </w:pPr>
    </w:lvl>
    <w:lvl w:ilvl="3" w:tplc="64381966" w:tentative="1">
      <w:start w:val="1"/>
      <w:numFmt w:val="decimal"/>
      <w:lvlText w:val="%4."/>
      <w:lvlJc w:val="left"/>
      <w:pPr>
        <w:tabs>
          <w:tab w:val="num" w:pos="2880"/>
        </w:tabs>
        <w:ind w:left="2880" w:hanging="360"/>
      </w:pPr>
    </w:lvl>
    <w:lvl w:ilvl="4" w:tplc="9C40EEFC" w:tentative="1">
      <w:start w:val="1"/>
      <w:numFmt w:val="lowerLetter"/>
      <w:lvlText w:val="%5."/>
      <w:lvlJc w:val="left"/>
      <w:pPr>
        <w:tabs>
          <w:tab w:val="num" w:pos="3600"/>
        </w:tabs>
        <w:ind w:left="3600" w:hanging="360"/>
      </w:pPr>
    </w:lvl>
    <w:lvl w:ilvl="5" w:tplc="E946A0AA" w:tentative="1">
      <w:start w:val="1"/>
      <w:numFmt w:val="lowerRoman"/>
      <w:lvlText w:val="%6."/>
      <w:lvlJc w:val="right"/>
      <w:pPr>
        <w:tabs>
          <w:tab w:val="num" w:pos="4320"/>
        </w:tabs>
        <w:ind w:left="4320" w:hanging="180"/>
      </w:pPr>
    </w:lvl>
    <w:lvl w:ilvl="6" w:tplc="2B908AD2" w:tentative="1">
      <w:start w:val="1"/>
      <w:numFmt w:val="decimal"/>
      <w:lvlText w:val="%7."/>
      <w:lvlJc w:val="left"/>
      <w:pPr>
        <w:tabs>
          <w:tab w:val="num" w:pos="5040"/>
        </w:tabs>
        <w:ind w:left="5040" w:hanging="360"/>
      </w:pPr>
    </w:lvl>
    <w:lvl w:ilvl="7" w:tplc="00981424" w:tentative="1">
      <w:start w:val="1"/>
      <w:numFmt w:val="lowerLetter"/>
      <w:lvlText w:val="%8."/>
      <w:lvlJc w:val="left"/>
      <w:pPr>
        <w:tabs>
          <w:tab w:val="num" w:pos="5760"/>
        </w:tabs>
        <w:ind w:left="5760" w:hanging="360"/>
      </w:pPr>
    </w:lvl>
    <w:lvl w:ilvl="8" w:tplc="28B4C6F4" w:tentative="1">
      <w:start w:val="1"/>
      <w:numFmt w:val="lowerRoman"/>
      <w:lvlText w:val="%9."/>
      <w:lvlJc w:val="right"/>
      <w:pPr>
        <w:tabs>
          <w:tab w:val="num" w:pos="6480"/>
        </w:tabs>
        <w:ind w:left="6480" w:hanging="180"/>
      </w:pPr>
    </w:lvl>
  </w:abstractNum>
  <w:abstractNum w:abstractNumId="11" w15:restartNumberingAfterBreak="0">
    <w:nsid w:val="1D5621C1"/>
    <w:multiLevelType w:val="hybridMultilevel"/>
    <w:tmpl w:val="349C9506"/>
    <w:lvl w:ilvl="0" w:tplc="C714DE42">
      <w:start w:val="1"/>
      <w:numFmt w:val="lowerLetter"/>
      <w:lvlText w:val="%1)"/>
      <w:lvlJc w:val="left"/>
      <w:pPr>
        <w:tabs>
          <w:tab w:val="num" w:pos="720"/>
        </w:tabs>
        <w:ind w:left="720" w:hanging="360"/>
      </w:pPr>
      <w:rPr>
        <w:rFonts w:hint="default"/>
      </w:rPr>
    </w:lvl>
    <w:lvl w:ilvl="1" w:tplc="033C81C6" w:tentative="1">
      <w:start w:val="1"/>
      <w:numFmt w:val="lowerLetter"/>
      <w:lvlText w:val="%2."/>
      <w:lvlJc w:val="left"/>
      <w:pPr>
        <w:tabs>
          <w:tab w:val="num" w:pos="1440"/>
        </w:tabs>
        <w:ind w:left="1440" w:hanging="360"/>
      </w:pPr>
    </w:lvl>
    <w:lvl w:ilvl="2" w:tplc="3006D39E" w:tentative="1">
      <w:start w:val="1"/>
      <w:numFmt w:val="lowerRoman"/>
      <w:lvlText w:val="%3."/>
      <w:lvlJc w:val="right"/>
      <w:pPr>
        <w:tabs>
          <w:tab w:val="num" w:pos="2160"/>
        </w:tabs>
        <w:ind w:left="2160" w:hanging="180"/>
      </w:pPr>
    </w:lvl>
    <w:lvl w:ilvl="3" w:tplc="CC4AB172" w:tentative="1">
      <w:start w:val="1"/>
      <w:numFmt w:val="decimal"/>
      <w:lvlText w:val="%4."/>
      <w:lvlJc w:val="left"/>
      <w:pPr>
        <w:tabs>
          <w:tab w:val="num" w:pos="2880"/>
        </w:tabs>
        <w:ind w:left="2880" w:hanging="360"/>
      </w:pPr>
    </w:lvl>
    <w:lvl w:ilvl="4" w:tplc="02189C7A" w:tentative="1">
      <w:start w:val="1"/>
      <w:numFmt w:val="lowerLetter"/>
      <w:lvlText w:val="%5."/>
      <w:lvlJc w:val="left"/>
      <w:pPr>
        <w:tabs>
          <w:tab w:val="num" w:pos="3600"/>
        </w:tabs>
        <w:ind w:left="3600" w:hanging="360"/>
      </w:pPr>
    </w:lvl>
    <w:lvl w:ilvl="5" w:tplc="6952EF32" w:tentative="1">
      <w:start w:val="1"/>
      <w:numFmt w:val="lowerRoman"/>
      <w:lvlText w:val="%6."/>
      <w:lvlJc w:val="right"/>
      <w:pPr>
        <w:tabs>
          <w:tab w:val="num" w:pos="4320"/>
        </w:tabs>
        <w:ind w:left="4320" w:hanging="180"/>
      </w:pPr>
    </w:lvl>
    <w:lvl w:ilvl="6" w:tplc="FA2AA6B8" w:tentative="1">
      <w:start w:val="1"/>
      <w:numFmt w:val="decimal"/>
      <w:lvlText w:val="%7."/>
      <w:lvlJc w:val="left"/>
      <w:pPr>
        <w:tabs>
          <w:tab w:val="num" w:pos="5040"/>
        </w:tabs>
        <w:ind w:left="5040" w:hanging="360"/>
      </w:pPr>
    </w:lvl>
    <w:lvl w:ilvl="7" w:tplc="6F2C5B44" w:tentative="1">
      <w:start w:val="1"/>
      <w:numFmt w:val="lowerLetter"/>
      <w:lvlText w:val="%8."/>
      <w:lvlJc w:val="left"/>
      <w:pPr>
        <w:tabs>
          <w:tab w:val="num" w:pos="5760"/>
        </w:tabs>
        <w:ind w:left="5760" w:hanging="360"/>
      </w:pPr>
    </w:lvl>
    <w:lvl w:ilvl="8" w:tplc="A6D02E1C" w:tentative="1">
      <w:start w:val="1"/>
      <w:numFmt w:val="lowerRoman"/>
      <w:lvlText w:val="%9."/>
      <w:lvlJc w:val="right"/>
      <w:pPr>
        <w:tabs>
          <w:tab w:val="num" w:pos="6480"/>
        </w:tabs>
        <w:ind w:left="6480" w:hanging="180"/>
      </w:pPr>
    </w:lvl>
  </w:abstractNum>
  <w:abstractNum w:abstractNumId="12" w15:restartNumberingAfterBreak="0">
    <w:nsid w:val="206C12F4"/>
    <w:multiLevelType w:val="hybridMultilevel"/>
    <w:tmpl w:val="59AEED3A"/>
    <w:lvl w:ilvl="0" w:tplc="BB5C4DE4">
      <w:start w:val="1"/>
      <w:numFmt w:val="bullet"/>
      <w:pStyle w:val="Bullet2"/>
      <w:lvlText w:val=""/>
      <w:lvlJc w:val="left"/>
      <w:pPr>
        <w:ind w:left="720" w:hanging="360"/>
      </w:pPr>
      <w:rPr>
        <w:rFonts w:ascii="Wingdings" w:hAnsi="Wingdings" w:hint="default"/>
      </w:rPr>
    </w:lvl>
    <w:lvl w:ilvl="1" w:tplc="AECA195C">
      <w:start w:val="1"/>
      <w:numFmt w:val="bullet"/>
      <w:lvlText w:val="o"/>
      <w:lvlJc w:val="left"/>
      <w:pPr>
        <w:ind w:left="1440" w:hanging="360"/>
      </w:pPr>
      <w:rPr>
        <w:rFonts w:ascii="Courier New" w:hAnsi="Courier New" w:cs="Courier New" w:hint="default"/>
      </w:rPr>
    </w:lvl>
    <w:lvl w:ilvl="2" w:tplc="3C085C8A" w:tentative="1">
      <w:start w:val="1"/>
      <w:numFmt w:val="bullet"/>
      <w:lvlText w:val=""/>
      <w:lvlJc w:val="left"/>
      <w:pPr>
        <w:ind w:left="2160" w:hanging="360"/>
      </w:pPr>
      <w:rPr>
        <w:rFonts w:ascii="Wingdings" w:hAnsi="Wingdings" w:hint="default"/>
      </w:rPr>
    </w:lvl>
    <w:lvl w:ilvl="3" w:tplc="A5C894E8" w:tentative="1">
      <w:start w:val="1"/>
      <w:numFmt w:val="bullet"/>
      <w:lvlText w:val=""/>
      <w:lvlJc w:val="left"/>
      <w:pPr>
        <w:ind w:left="2880" w:hanging="360"/>
      </w:pPr>
      <w:rPr>
        <w:rFonts w:ascii="Symbol" w:hAnsi="Symbol" w:hint="default"/>
      </w:rPr>
    </w:lvl>
    <w:lvl w:ilvl="4" w:tplc="FDF649C8" w:tentative="1">
      <w:start w:val="1"/>
      <w:numFmt w:val="bullet"/>
      <w:lvlText w:val="o"/>
      <w:lvlJc w:val="left"/>
      <w:pPr>
        <w:ind w:left="3600" w:hanging="360"/>
      </w:pPr>
      <w:rPr>
        <w:rFonts w:ascii="Courier New" w:hAnsi="Courier New" w:cs="Courier New" w:hint="default"/>
      </w:rPr>
    </w:lvl>
    <w:lvl w:ilvl="5" w:tplc="FE744668" w:tentative="1">
      <w:start w:val="1"/>
      <w:numFmt w:val="bullet"/>
      <w:lvlText w:val=""/>
      <w:lvlJc w:val="left"/>
      <w:pPr>
        <w:ind w:left="4320" w:hanging="360"/>
      </w:pPr>
      <w:rPr>
        <w:rFonts w:ascii="Wingdings" w:hAnsi="Wingdings" w:hint="default"/>
      </w:rPr>
    </w:lvl>
    <w:lvl w:ilvl="6" w:tplc="88C684F6" w:tentative="1">
      <w:start w:val="1"/>
      <w:numFmt w:val="bullet"/>
      <w:lvlText w:val=""/>
      <w:lvlJc w:val="left"/>
      <w:pPr>
        <w:ind w:left="5040" w:hanging="360"/>
      </w:pPr>
      <w:rPr>
        <w:rFonts w:ascii="Symbol" w:hAnsi="Symbol" w:hint="default"/>
      </w:rPr>
    </w:lvl>
    <w:lvl w:ilvl="7" w:tplc="3C2236E0" w:tentative="1">
      <w:start w:val="1"/>
      <w:numFmt w:val="bullet"/>
      <w:lvlText w:val="o"/>
      <w:lvlJc w:val="left"/>
      <w:pPr>
        <w:ind w:left="5760" w:hanging="360"/>
      </w:pPr>
      <w:rPr>
        <w:rFonts w:ascii="Courier New" w:hAnsi="Courier New" w:cs="Courier New" w:hint="default"/>
      </w:rPr>
    </w:lvl>
    <w:lvl w:ilvl="8" w:tplc="7BA6042A" w:tentative="1">
      <w:start w:val="1"/>
      <w:numFmt w:val="bullet"/>
      <w:lvlText w:val=""/>
      <w:lvlJc w:val="left"/>
      <w:pPr>
        <w:ind w:left="6480" w:hanging="360"/>
      </w:pPr>
      <w:rPr>
        <w:rFonts w:ascii="Wingdings" w:hAnsi="Wingdings" w:hint="default"/>
      </w:rPr>
    </w:lvl>
  </w:abstractNum>
  <w:abstractNum w:abstractNumId="13" w15:restartNumberingAfterBreak="0">
    <w:nsid w:val="20A2179C"/>
    <w:multiLevelType w:val="singleLevel"/>
    <w:tmpl w:val="08090001"/>
    <w:lvl w:ilvl="0">
      <w:start w:val="1"/>
      <w:numFmt w:val="bullet"/>
      <w:pStyle w:val="Normalbulletted2"/>
      <w:lvlText w:val=""/>
      <w:lvlJc w:val="left"/>
      <w:pPr>
        <w:tabs>
          <w:tab w:val="num" w:pos="360"/>
        </w:tabs>
        <w:ind w:left="360" w:hanging="360"/>
      </w:pPr>
      <w:rPr>
        <w:rFonts w:ascii="Symbol" w:hAnsi="Symbol" w:hint="default"/>
      </w:rPr>
    </w:lvl>
  </w:abstractNum>
  <w:abstractNum w:abstractNumId="14" w15:restartNumberingAfterBreak="0">
    <w:nsid w:val="220C4E1C"/>
    <w:multiLevelType w:val="multilevel"/>
    <w:tmpl w:val="504867D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2A762893"/>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7B43357"/>
    <w:multiLevelType w:val="singleLevel"/>
    <w:tmpl w:val="08090017"/>
    <w:lvl w:ilvl="0">
      <w:start w:val="1"/>
      <w:numFmt w:val="lowerLetter"/>
      <w:lvlText w:val="%1)"/>
      <w:lvlJc w:val="left"/>
      <w:pPr>
        <w:tabs>
          <w:tab w:val="num" w:pos="360"/>
        </w:tabs>
        <w:ind w:left="360" w:hanging="360"/>
      </w:pPr>
      <w:rPr>
        <w:rFonts w:hint="default"/>
      </w:rPr>
    </w:lvl>
  </w:abstractNum>
  <w:abstractNum w:abstractNumId="17" w15:restartNumberingAfterBreak="0">
    <w:nsid w:val="3A7847C8"/>
    <w:multiLevelType w:val="hybridMultilevel"/>
    <w:tmpl w:val="32BA9AF8"/>
    <w:lvl w:ilvl="0" w:tplc="6C50960C">
      <w:start w:val="1"/>
      <w:numFmt w:val="bullet"/>
      <w:lvlText w:val=""/>
      <w:lvlJc w:val="left"/>
      <w:pPr>
        <w:tabs>
          <w:tab w:val="num" w:pos="720"/>
        </w:tabs>
        <w:ind w:left="720" w:hanging="360"/>
      </w:pPr>
      <w:rPr>
        <w:rFonts w:ascii="Symbol" w:hAnsi="Symbol" w:hint="default"/>
        <w:color w:val="auto"/>
      </w:rPr>
    </w:lvl>
    <w:lvl w:ilvl="1" w:tplc="DF0EC1E4" w:tentative="1">
      <w:start w:val="1"/>
      <w:numFmt w:val="bullet"/>
      <w:lvlText w:val="o"/>
      <w:lvlJc w:val="left"/>
      <w:pPr>
        <w:tabs>
          <w:tab w:val="num" w:pos="1440"/>
        </w:tabs>
        <w:ind w:left="1440" w:hanging="360"/>
      </w:pPr>
      <w:rPr>
        <w:rFonts w:ascii="Courier New" w:hAnsi="Courier New" w:hint="default"/>
      </w:rPr>
    </w:lvl>
    <w:lvl w:ilvl="2" w:tplc="FA7C1288" w:tentative="1">
      <w:start w:val="1"/>
      <w:numFmt w:val="bullet"/>
      <w:lvlText w:val=""/>
      <w:lvlJc w:val="left"/>
      <w:pPr>
        <w:tabs>
          <w:tab w:val="num" w:pos="2160"/>
        </w:tabs>
        <w:ind w:left="2160" w:hanging="360"/>
      </w:pPr>
      <w:rPr>
        <w:rFonts w:ascii="Wingdings" w:hAnsi="Wingdings" w:hint="default"/>
      </w:rPr>
    </w:lvl>
    <w:lvl w:ilvl="3" w:tplc="68C4AE4C" w:tentative="1">
      <w:start w:val="1"/>
      <w:numFmt w:val="bullet"/>
      <w:lvlText w:val=""/>
      <w:lvlJc w:val="left"/>
      <w:pPr>
        <w:tabs>
          <w:tab w:val="num" w:pos="2880"/>
        </w:tabs>
        <w:ind w:left="2880" w:hanging="360"/>
      </w:pPr>
      <w:rPr>
        <w:rFonts w:ascii="Symbol" w:hAnsi="Symbol" w:hint="default"/>
      </w:rPr>
    </w:lvl>
    <w:lvl w:ilvl="4" w:tplc="1B7A582A" w:tentative="1">
      <w:start w:val="1"/>
      <w:numFmt w:val="bullet"/>
      <w:lvlText w:val="o"/>
      <w:lvlJc w:val="left"/>
      <w:pPr>
        <w:tabs>
          <w:tab w:val="num" w:pos="3600"/>
        </w:tabs>
        <w:ind w:left="3600" w:hanging="360"/>
      </w:pPr>
      <w:rPr>
        <w:rFonts w:ascii="Courier New" w:hAnsi="Courier New" w:hint="default"/>
      </w:rPr>
    </w:lvl>
    <w:lvl w:ilvl="5" w:tplc="99781518" w:tentative="1">
      <w:start w:val="1"/>
      <w:numFmt w:val="bullet"/>
      <w:lvlText w:val=""/>
      <w:lvlJc w:val="left"/>
      <w:pPr>
        <w:tabs>
          <w:tab w:val="num" w:pos="4320"/>
        </w:tabs>
        <w:ind w:left="4320" w:hanging="360"/>
      </w:pPr>
      <w:rPr>
        <w:rFonts w:ascii="Wingdings" w:hAnsi="Wingdings" w:hint="default"/>
      </w:rPr>
    </w:lvl>
    <w:lvl w:ilvl="6" w:tplc="96D29F44" w:tentative="1">
      <w:start w:val="1"/>
      <w:numFmt w:val="bullet"/>
      <w:lvlText w:val=""/>
      <w:lvlJc w:val="left"/>
      <w:pPr>
        <w:tabs>
          <w:tab w:val="num" w:pos="5040"/>
        </w:tabs>
        <w:ind w:left="5040" w:hanging="360"/>
      </w:pPr>
      <w:rPr>
        <w:rFonts w:ascii="Symbol" w:hAnsi="Symbol" w:hint="default"/>
      </w:rPr>
    </w:lvl>
    <w:lvl w:ilvl="7" w:tplc="7EF602AC" w:tentative="1">
      <w:start w:val="1"/>
      <w:numFmt w:val="bullet"/>
      <w:lvlText w:val="o"/>
      <w:lvlJc w:val="left"/>
      <w:pPr>
        <w:tabs>
          <w:tab w:val="num" w:pos="5760"/>
        </w:tabs>
        <w:ind w:left="5760" w:hanging="360"/>
      </w:pPr>
      <w:rPr>
        <w:rFonts w:ascii="Courier New" w:hAnsi="Courier New" w:hint="default"/>
      </w:rPr>
    </w:lvl>
    <w:lvl w:ilvl="8" w:tplc="D06EC8D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AF027F"/>
    <w:multiLevelType w:val="hybridMultilevel"/>
    <w:tmpl w:val="EC08815C"/>
    <w:lvl w:ilvl="0" w:tplc="0DFAAE4A">
      <w:start w:val="1"/>
      <w:numFmt w:val="decimal"/>
      <w:lvlText w:val="%1."/>
      <w:lvlJc w:val="left"/>
      <w:pPr>
        <w:tabs>
          <w:tab w:val="num" w:pos="720"/>
        </w:tabs>
        <w:ind w:left="720" w:hanging="360"/>
      </w:pPr>
      <w:rPr>
        <w:rFonts w:hint="default"/>
      </w:rPr>
    </w:lvl>
    <w:lvl w:ilvl="1" w:tplc="CF80FAB4" w:tentative="1">
      <w:start w:val="1"/>
      <w:numFmt w:val="lowerLetter"/>
      <w:lvlText w:val="%2."/>
      <w:lvlJc w:val="left"/>
      <w:pPr>
        <w:tabs>
          <w:tab w:val="num" w:pos="1440"/>
        </w:tabs>
        <w:ind w:left="1440" w:hanging="360"/>
      </w:pPr>
    </w:lvl>
    <w:lvl w:ilvl="2" w:tplc="5B74F126" w:tentative="1">
      <w:start w:val="1"/>
      <w:numFmt w:val="lowerRoman"/>
      <w:lvlText w:val="%3."/>
      <w:lvlJc w:val="right"/>
      <w:pPr>
        <w:tabs>
          <w:tab w:val="num" w:pos="2160"/>
        </w:tabs>
        <w:ind w:left="2160" w:hanging="180"/>
      </w:pPr>
    </w:lvl>
    <w:lvl w:ilvl="3" w:tplc="03F07C42" w:tentative="1">
      <w:start w:val="1"/>
      <w:numFmt w:val="decimal"/>
      <w:lvlText w:val="%4."/>
      <w:lvlJc w:val="left"/>
      <w:pPr>
        <w:tabs>
          <w:tab w:val="num" w:pos="2880"/>
        </w:tabs>
        <w:ind w:left="2880" w:hanging="360"/>
      </w:pPr>
    </w:lvl>
    <w:lvl w:ilvl="4" w:tplc="5C48881C" w:tentative="1">
      <w:start w:val="1"/>
      <w:numFmt w:val="lowerLetter"/>
      <w:lvlText w:val="%5."/>
      <w:lvlJc w:val="left"/>
      <w:pPr>
        <w:tabs>
          <w:tab w:val="num" w:pos="3600"/>
        </w:tabs>
        <w:ind w:left="3600" w:hanging="360"/>
      </w:pPr>
    </w:lvl>
    <w:lvl w:ilvl="5" w:tplc="097AEBE6" w:tentative="1">
      <w:start w:val="1"/>
      <w:numFmt w:val="lowerRoman"/>
      <w:lvlText w:val="%6."/>
      <w:lvlJc w:val="right"/>
      <w:pPr>
        <w:tabs>
          <w:tab w:val="num" w:pos="4320"/>
        </w:tabs>
        <w:ind w:left="4320" w:hanging="180"/>
      </w:pPr>
    </w:lvl>
    <w:lvl w:ilvl="6" w:tplc="7D022B66" w:tentative="1">
      <w:start w:val="1"/>
      <w:numFmt w:val="decimal"/>
      <w:lvlText w:val="%7."/>
      <w:lvlJc w:val="left"/>
      <w:pPr>
        <w:tabs>
          <w:tab w:val="num" w:pos="5040"/>
        </w:tabs>
        <w:ind w:left="5040" w:hanging="360"/>
      </w:pPr>
    </w:lvl>
    <w:lvl w:ilvl="7" w:tplc="62C69A5C" w:tentative="1">
      <w:start w:val="1"/>
      <w:numFmt w:val="lowerLetter"/>
      <w:lvlText w:val="%8."/>
      <w:lvlJc w:val="left"/>
      <w:pPr>
        <w:tabs>
          <w:tab w:val="num" w:pos="5760"/>
        </w:tabs>
        <w:ind w:left="5760" w:hanging="360"/>
      </w:pPr>
    </w:lvl>
    <w:lvl w:ilvl="8" w:tplc="35B484D6" w:tentative="1">
      <w:start w:val="1"/>
      <w:numFmt w:val="lowerRoman"/>
      <w:lvlText w:val="%9."/>
      <w:lvlJc w:val="right"/>
      <w:pPr>
        <w:tabs>
          <w:tab w:val="num" w:pos="6480"/>
        </w:tabs>
        <w:ind w:left="6480" w:hanging="180"/>
      </w:pPr>
    </w:lvl>
  </w:abstractNum>
  <w:abstractNum w:abstractNumId="19" w15:restartNumberingAfterBreak="0">
    <w:nsid w:val="3BEB5DE3"/>
    <w:multiLevelType w:val="hybridMultilevel"/>
    <w:tmpl w:val="18A49458"/>
    <w:lvl w:ilvl="0" w:tplc="582C1D08">
      <w:start w:val="1"/>
      <w:numFmt w:val="decimal"/>
      <w:lvlText w:val="%1."/>
      <w:lvlJc w:val="left"/>
      <w:pPr>
        <w:ind w:left="720" w:hanging="360"/>
      </w:pPr>
      <w:rPr>
        <w:rFonts w:hint="default"/>
      </w:rPr>
    </w:lvl>
    <w:lvl w:ilvl="1" w:tplc="17162432" w:tentative="1">
      <w:start w:val="1"/>
      <w:numFmt w:val="lowerLetter"/>
      <w:lvlText w:val="%2."/>
      <w:lvlJc w:val="left"/>
      <w:pPr>
        <w:ind w:left="1440" w:hanging="360"/>
      </w:pPr>
    </w:lvl>
    <w:lvl w:ilvl="2" w:tplc="06C29714" w:tentative="1">
      <w:start w:val="1"/>
      <w:numFmt w:val="lowerRoman"/>
      <w:lvlText w:val="%3."/>
      <w:lvlJc w:val="right"/>
      <w:pPr>
        <w:ind w:left="2160" w:hanging="180"/>
      </w:pPr>
    </w:lvl>
    <w:lvl w:ilvl="3" w:tplc="4B74F566" w:tentative="1">
      <w:start w:val="1"/>
      <w:numFmt w:val="decimal"/>
      <w:lvlText w:val="%4."/>
      <w:lvlJc w:val="left"/>
      <w:pPr>
        <w:ind w:left="2880" w:hanging="360"/>
      </w:pPr>
    </w:lvl>
    <w:lvl w:ilvl="4" w:tplc="D5106550" w:tentative="1">
      <w:start w:val="1"/>
      <w:numFmt w:val="lowerLetter"/>
      <w:lvlText w:val="%5."/>
      <w:lvlJc w:val="left"/>
      <w:pPr>
        <w:ind w:left="3600" w:hanging="360"/>
      </w:pPr>
    </w:lvl>
    <w:lvl w:ilvl="5" w:tplc="1F74F288" w:tentative="1">
      <w:start w:val="1"/>
      <w:numFmt w:val="lowerRoman"/>
      <w:lvlText w:val="%6."/>
      <w:lvlJc w:val="right"/>
      <w:pPr>
        <w:ind w:left="4320" w:hanging="180"/>
      </w:pPr>
    </w:lvl>
    <w:lvl w:ilvl="6" w:tplc="FEF6E748" w:tentative="1">
      <w:start w:val="1"/>
      <w:numFmt w:val="decimal"/>
      <w:lvlText w:val="%7."/>
      <w:lvlJc w:val="left"/>
      <w:pPr>
        <w:ind w:left="5040" w:hanging="360"/>
      </w:pPr>
    </w:lvl>
    <w:lvl w:ilvl="7" w:tplc="4C4A423A" w:tentative="1">
      <w:start w:val="1"/>
      <w:numFmt w:val="lowerLetter"/>
      <w:lvlText w:val="%8."/>
      <w:lvlJc w:val="left"/>
      <w:pPr>
        <w:ind w:left="5760" w:hanging="360"/>
      </w:pPr>
    </w:lvl>
    <w:lvl w:ilvl="8" w:tplc="409610F6" w:tentative="1">
      <w:start w:val="1"/>
      <w:numFmt w:val="lowerRoman"/>
      <w:lvlText w:val="%9."/>
      <w:lvlJc w:val="right"/>
      <w:pPr>
        <w:ind w:left="6480" w:hanging="180"/>
      </w:pPr>
    </w:lvl>
  </w:abstractNum>
  <w:abstractNum w:abstractNumId="20" w15:restartNumberingAfterBreak="0">
    <w:nsid w:val="3CCC1C88"/>
    <w:multiLevelType w:val="hybridMultilevel"/>
    <w:tmpl w:val="88689B96"/>
    <w:lvl w:ilvl="0" w:tplc="BDEEFF64">
      <w:start w:val="1"/>
      <w:numFmt w:val="decimal"/>
      <w:lvlText w:val="%1."/>
      <w:lvlJc w:val="left"/>
      <w:pPr>
        <w:tabs>
          <w:tab w:val="num" w:pos="294"/>
        </w:tabs>
        <w:ind w:left="294" w:hanging="360"/>
      </w:pPr>
    </w:lvl>
    <w:lvl w:ilvl="1" w:tplc="33709BC8" w:tentative="1">
      <w:start w:val="1"/>
      <w:numFmt w:val="lowerLetter"/>
      <w:lvlText w:val="%2."/>
      <w:lvlJc w:val="left"/>
      <w:pPr>
        <w:tabs>
          <w:tab w:val="num" w:pos="1014"/>
        </w:tabs>
        <w:ind w:left="1014" w:hanging="360"/>
      </w:pPr>
    </w:lvl>
    <w:lvl w:ilvl="2" w:tplc="D17C08E4" w:tentative="1">
      <w:start w:val="1"/>
      <w:numFmt w:val="lowerRoman"/>
      <w:lvlText w:val="%3."/>
      <w:lvlJc w:val="right"/>
      <w:pPr>
        <w:tabs>
          <w:tab w:val="num" w:pos="1734"/>
        </w:tabs>
        <w:ind w:left="1734" w:hanging="180"/>
      </w:pPr>
    </w:lvl>
    <w:lvl w:ilvl="3" w:tplc="90404B24" w:tentative="1">
      <w:start w:val="1"/>
      <w:numFmt w:val="decimal"/>
      <w:lvlText w:val="%4."/>
      <w:lvlJc w:val="left"/>
      <w:pPr>
        <w:tabs>
          <w:tab w:val="num" w:pos="2454"/>
        </w:tabs>
        <w:ind w:left="2454" w:hanging="360"/>
      </w:pPr>
    </w:lvl>
    <w:lvl w:ilvl="4" w:tplc="F4C25C4E" w:tentative="1">
      <w:start w:val="1"/>
      <w:numFmt w:val="lowerLetter"/>
      <w:lvlText w:val="%5."/>
      <w:lvlJc w:val="left"/>
      <w:pPr>
        <w:tabs>
          <w:tab w:val="num" w:pos="3174"/>
        </w:tabs>
        <w:ind w:left="3174" w:hanging="360"/>
      </w:pPr>
    </w:lvl>
    <w:lvl w:ilvl="5" w:tplc="703C1C32" w:tentative="1">
      <w:start w:val="1"/>
      <w:numFmt w:val="lowerRoman"/>
      <w:lvlText w:val="%6."/>
      <w:lvlJc w:val="right"/>
      <w:pPr>
        <w:tabs>
          <w:tab w:val="num" w:pos="3894"/>
        </w:tabs>
        <w:ind w:left="3894" w:hanging="180"/>
      </w:pPr>
    </w:lvl>
    <w:lvl w:ilvl="6" w:tplc="EBCA3706" w:tentative="1">
      <w:start w:val="1"/>
      <w:numFmt w:val="decimal"/>
      <w:lvlText w:val="%7."/>
      <w:lvlJc w:val="left"/>
      <w:pPr>
        <w:tabs>
          <w:tab w:val="num" w:pos="4614"/>
        </w:tabs>
        <w:ind w:left="4614" w:hanging="360"/>
      </w:pPr>
    </w:lvl>
    <w:lvl w:ilvl="7" w:tplc="726AE452" w:tentative="1">
      <w:start w:val="1"/>
      <w:numFmt w:val="lowerLetter"/>
      <w:lvlText w:val="%8."/>
      <w:lvlJc w:val="left"/>
      <w:pPr>
        <w:tabs>
          <w:tab w:val="num" w:pos="5334"/>
        </w:tabs>
        <w:ind w:left="5334" w:hanging="360"/>
      </w:pPr>
    </w:lvl>
    <w:lvl w:ilvl="8" w:tplc="D4B831EE" w:tentative="1">
      <w:start w:val="1"/>
      <w:numFmt w:val="lowerRoman"/>
      <w:lvlText w:val="%9."/>
      <w:lvlJc w:val="right"/>
      <w:pPr>
        <w:tabs>
          <w:tab w:val="num" w:pos="6054"/>
        </w:tabs>
        <w:ind w:left="6054" w:hanging="180"/>
      </w:pPr>
    </w:lvl>
  </w:abstractNum>
  <w:abstractNum w:abstractNumId="21" w15:restartNumberingAfterBreak="0">
    <w:nsid w:val="3F3F04A6"/>
    <w:multiLevelType w:val="hybridMultilevel"/>
    <w:tmpl w:val="F5B82144"/>
    <w:lvl w:ilvl="0" w:tplc="62CC856E">
      <w:start w:val="1"/>
      <w:numFmt w:val="bullet"/>
      <w:lvlText w:val=""/>
      <w:lvlJc w:val="left"/>
      <w:pPr>
        <w:tabs>
          <w:tab w:val="num" w:pos="360"/>
        </w:tabs>
        <w:ind w:left="360" w:hanging="360"/>
      </w:pPr>
      <w:rPr>
        <w:rFonts w:ascii="Wingdings" w:hAnsi="Wingdings" w:hint="default"/>
      </w:rPr>
    </w:lvl>
    <w:lvl w:ilvl="1" w:tplc="3E383342" w:tentative="1">
      <w:start w:val="1"/>
      <w:numFmt w:val="bullet"/>
      <w:lvlText w:val="o"/>
      <w:lvlJc w:val="left"/>
      <w:pPr>
        <w:tabs>
          <w:tab w:val="num" w:pos="1080"/>
        </w:tabs>
        <w:ind w:left="1080" w:hanging="360"/>
      </w:pPr>
      <w:rPr>
        <w:rFonts w:ascii="Courier New" w:hAnsi="Courier New" w:hint="default"/>
      </w:rPr>
    </w:lvl>
    <w:lvl w:ilvl="2" w:tplc="BA3E7A30" w:tentative="1">
      <w:start w:val="1"/>
      <w:numFmt w:val="bullet"/>
      <w:lvlText w:val=""/>
      <w:lvlJc w:val="left"/>
      <w:pPr>
        <w:tabs>
          <w:tab w:val="num" w:pos="1800"/>
        </w:tabs>
        <w:ind w:left="1800" w:hanging="360"/>
      </w:pPr>
      <w:rPr>
        <w:rFonts w:ascii="Wingdings" w:hAnsi="Wingdings" w:hint="default"/>
      </w:rPr>
    </w:lvl>
    <w:lvl w:ilvl="3" w:tplc="048242AA" w:tentative="1">
      <w:start w:val="1"/>
      <w:numFmt w:val="bullet"/>
      <w:lvlText w:val=""/>
      <w:lvlJc w:val="left"/>
      <w:pPr>
        <w:tabs>
          <w:tab w:val="num" w:pos="2520"/>
        </w:tabs>
        <w:ind w:left="2520" w:hanging="360"/>
      </w:pPr>
      <w:rPr>
        <w:rFonts w:ascii="Symbol" w:hAnsi="Symbol" w:hint="default"/>
      </w:rPr>
    </w:lvl>
    <w:lvl w:ilvl="4" w:tplc="04243332" w:tentative="1">
      <w:start w:val="1"/>
      <w:numFmt w:val="bullet"/>
      <w:lvlText w:val="o"/>
      <w:lvlJc w:val="left"/>
      <w:pPr>
        <w:tabs>
          <w:tab w:val="num" w:pos="3240"/>
        </w:tabs>
        <w:ind w:left="3240" w:hanging="360"/>
      </w:pPr>
      <w:rPr>
        <w:rFonts w:ascii="Courier New" w:hAnsi="Courier New" w:hint="default"/>
      </w:rPr>
    </w:lvl>
    <w:lvl w:ilvl="5" w:tplc="8182BA00" w:tentative="1">
      <w:start w:val="1"/>
      <w:numFmt w:val="bullet"/>
      <w:lvlText w:val=""/>
      <w:lvlJc w:val="left"/>
      <w:pPr>
        <w:tabs>
          <w:tab w:val="num" w:pos="3960"/>
        </w:tabs>
        <w:ind w:left="3960" w:hanging="360"/>
      </w:pPr>
      <w:rPr>
        <w:rFonts w:ascii="Wingdings" w:hAnsi="Wingdings" w:hint="default"/>
      </w:rPr>
    </w:lvl>
    <w:lvl w:ilvl="6" w:tplc="0532B904" w:tentative="1">
      <w:start w:val="1"/>
      <w:numFmt w:val="bullet"/>
      <w:lvlText w:val=""/>
      <w:lvlJc w:val="left"/>
      <w:pPr>
        <w:tabs>
          <w:tab w:val="num" w:pos="4680"/>
        </w:tabs>
        <w:ind w:left="4680" w:hanging="360"/>
      </w:pPr>
      <w:rPr>
        <w:rFonts w:ascii="Symbol" w:hAnsi="Symbol" w:hint="default"/>
      </w:rPr>
    </w:lvl>
    <w:lvl w:ilvl="7" w:tplc="7AB63E5E" w:tentative="1">
      <w:start w:val="1"/>
      <w:numFmt w:val="bullet"/>
      <w:lvlText w:val="o"/>
      <w:lvlJc w:val="left"/>
      <w:pPr>
        <w:tabs>
          <w:tab w:val="num" w:pos="5400"/>
        </w:tabs>
        <w:ind w:left="5400" w:hanging="360"/>
      </w:pPr>
      <w:rPr>
        <w:rFonts w:ascii="Courier New" w:hAnsi="Courier New" w:hint="default"/>
      </w:rPr>
    </w:lvl>
    <w:lvl w:ilvl="8" w:tplc="ED3A5DA0"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20C0881"/>
    <w:multiLevelType w:val="singleLevel"/>
    <w:tmpl w:val="08090017"/>
    <w:lvl w:ilvl="0">
      <w:start w:val="1"/>
      <w:numFmt w:val="lowerLetter"/>
      <w:lvlText w:val="%1)"/>
      <w:lvlJc w:val="left"/>
      <w:pPr>
        <w:tabs>
          <w:tab w:val="num" w:pos="360"/>
        </w:tabs>
        <w:ind w:left="360" w:hanging="360"/>
      </w:pPr>
      <w:rPr>
        <w:rFonts w:hint="default"/>
      </w:rPr>
    </w:lvl>
  </w:abstractNum>
  <w:abstractNum w:abstractNumId="23" w15:restartNumberingAfterBreak="0">
    <w:nsid w:val="44B9427D"/>
    <w:multiLevelType w:val="hybridMultilevel"/>
    <w:tmpl w:val="CAA25EC2"/>
    <w:lvl w:ilvl="0" w:tplc="735E39FA">
      <w:start w:val="1"/>
      <w:numFmt w:val="decimal"/>
      <w:lvlText w:val="%1"/>
      <w:lvlJc w:val="left"/>
      <w:pPr>
        <w:tabs>
          <w:tab w:val="num" w:pos="720"/>
        </w:tabs>
        <w:ind w:left="720" w:hanging="360"/>
      </w:pPr>
      <w:rPr>
        <w:rFonts w:hint="default"/>
      </w:rPr>
    </w:lvl>
    <w:lvl w:ilvl="1" w:tplc="A456F8E8" w:tentative="1">
      <w:start w:val="1"/>
      <w:numFmt w:val="lowerLetter"/>
      <w:lvlText w:val="%2."/>
      <w:lvlJc w:val="left"/>
      <w:pPr>
        <w:tabs>
          <w:tab w:val="num" w:pos="1440"/>
        </w:tabs>
        <w:ind w:left="1440" w:hanging="360"/>
      </w:pPr>
    </w:lvl>
    <w:lvl w:ilvl="2" w:tplc="5D526D5C" w:tentative="1">
      <w:start w:val="1"/>
      <w:numFmt w:val="lowerRoman"/>
      <w:lvlText w:val="%3."/>
      <w:lvlJc w:val="right"/>
      <w:pPr>
        <w:tabs>
          <w:tab w:val="num" w:pos="2160"/>
        </w:tabs>
        <w:ind w:left="2160" w:hanging="180"/>
      </w:pPr>
    </w:lvl>
    <w:lvl w:ilvl="3" w:tplc="C2609752" w:tentative="1">
      <w:start w:val="1"/>
      <w:numFmt w:val="decimal"/>
      <w:lvlText w:val="%4."/>
      <w:lvlJc w:val="left"/>
      <w:pPr>
        <w:tabs>
          <w:tab w:val="num" w:pos="2880"/>
        </w:tabs>
        <w:ind w:left="2880" w:hanging="360"/>
      </w:pPr>
    </w:lvl>
    <w:lvl w:ilvl="4" w:tplc="AF90B19A" w:tentative="1">
      <w:start w:val="1"/>
      <w:numFmt w:val="lowerLetter"/>
      <w:lvlText w:val="%5."/>
      <w:lvlJc w:val="left"/>
      <w:pPr>
        <w:tabs>
          <w:tab w:val="num" w:pos="3600"/>
        </w:tabs>
        <w:ind w:left="3600" w:hanging="360"/>
      </w:pPr>
    </w:lvl>
    <w:lvl w:ilvl="5" w:tplc="D1182D78" w:tentative="1">
      <w:start w:val="1"/>
      <w:numFmt w:val="lowerRoman"/>
      <w:lvlText w:val="%6."/>
      <w:lvlJc w:val="right"/>
      <w:pPr>
        <w:tabs>
          <w:tab w:val="num" w:pos="4320"/>
        </w:tabs>
        <w:ind w:left="4320" w:hanging="180"/>
      </w:pPr>
    </w:lvl>
    <w:lvl w:ilvl="6" w:tplc="DA2C4E6A" w:tentative="1">
      <w:start w:val="1"/>
      <w:numFmt w:val="decimal"/>
      <w:lvlText w:val="%7."/>
      <w:lvlJc w:val="left"/>
      <w:pPr>
        <w:tabs>
          <w:tab w:val="num" w:pos="5040"/>
        </w:tabs>
        <w:ind w:left="5040" w:hanging="360"/>
      </w:pPr>
    </w:lvl>
    <w:lvl w:ilvl="7" w:tplc="C8C610BA" w:tentative="1">
      <w:start w:val="1"/>
      <w:numFmt w:val="lowerLetter"/>
      <w:lvlText w:val="%8."/>
      <w:lvlJc w:val="left"/>
      <w:pPr>
        <w:tabs>
          <w:tab w:val="num" w:pos="5760"/>
        </w:tabs>
        <w:ind w:left="5760" w:hanging="360"/>
      </w:pPr>
    </w:lvl>
    <w:lvl w:ilvl="8" w:tplc="0220CC06" w:tentative="1">
      <w:start w:val="1"/>
      <w:numFmt w:val="lowerRoman"/>
      <w:lvlText w:val="%9."/>
      <w:lvlJc w:val="right"/>
      <w:pPr>
        <w:tabs>
          <w:tab w:val="num" w:pos="6480"/>
        </w:tabs>
        <w:ind w:left="6480" w:hanging="180"/>
      </w:pPr>
    </w:lvl>
  </w:abstractNum>
  <w:abstractNum w:abstractNumId="24" w15:restartNumberingAfterBreak="0">
    <w:nsid w:val="4A5E30D5"/>
    <w:multiLevelType w:val="hybridMultilevel"/>
    <w:tmpl w:val="880EEB22"/>
    <w:lvl w:ilvl="0" w:tplc="C0BED4A8">
      <w:start w:val="1"/>
      <w:numFmt w:val="bullet"/>
      <w:pStyle w:val="Bullet1"/>
      <w:lvlText w:val=""/>
      <w:lvlPicBulletId w:val="0"/>
      <w:lvlJc w:val="left"/>
      <w:pPr>
        <w:ind w:left="360" w:hanging="360"/>
      </w:pPr>
      <w:rPr>
        <w:rFonts w:ascii="Symbol" w:hAnsi="Symbol" w:hint="default"/>
      </w:rPr>
    </w:lvl>
    <w:lvl w:ilvl="1" w:tplc="C1D207D0" w:tentative="1">
      <w:start w:val="1"/>
      <w:numFmt w:val="bullet"/>
      <w:lvlText w:val="o"/>
      <w:lvlJc w:val="left"/>
      <w:pPr>
        <w:ind w:left="1080" w:hanging="360"/>
      </w:pPr>
      <w:rPr>
        <w:rFonts w:ascii="Courier New" w:hAnsi="Courier New" w:cs="Courier New" w:hint="default"/>
      </w:rPr>
    </w:lvl>
    <w:lvl w:ilvl="2" w:tplc="281E5DCE" w:tentative="1">
      <w:start w:val="1"/>
      <w:numFmt w:val="bullet"/>
      <w:lvlText w:val=""/>
      <w:lvlJc w:val="left"/>
      <w:pPr>
        <w:ind w:left="1800" w:hanging="360"/>
      </w:pPr>
      <w:rPr>
        <w:rFonts w:ascii="Wingdings" w:hAnsi="Wingdings" w:hint="default"/>
      </w:rPr>
    </w:lvl>
    <w:lvl w:ilvl="3" w:tplc="11C2AE8E" w:tentative="1">
      <w:start w:val="1"/>
      <w:numFmt w:val="bullet"/>
      <w:lvlText w:val=""/>
      <w:lvlJc w:val="left"/>
      <w:pPr>
        <w:ind w:left="2520" w:hanging="360"/>
      </w:pPr>
      <w:rPr>
        <w:rFonts w:ascii="Symbol" w:hAnsi="Symbol" w:hint="default"/>
      </w:rPr>
    </w:lvl>
    <w:lvl w:ilvl="4" w:tplc="0E261C22" w:tentative="1">
      <w:start w:val="1"/>
      <w:numFmt w:val="bullet"/>
      <w:lvlText w:val="o"/>
      <w:lvlJc w:val="left"/>
      <w:pPr>
        <w:ind w:left="3240" w:hanging="360"/>
      </w:pPr>
      <w:rPr>
        <w:rFonts w:ascii="Courier New" w:hAnsi="Courier New" w:cs="Courier New" w:hint="default"/>
      </w:rPr>
    </w:lvl>
    <w:lvl w:ilvl="5" w:tplc="B49A2ED6" w:tentative="1">
      <w:start w:val="1"/>
      <w:numFmt w:val="bullet"/>
      <w:lvlText w:val=""/>
      <w:lvlJc w:val="left"/>
      <w:pPr>
        <w:ind w:left="3960" w:hanging="360"/>
      </w:pPr>
      <w:rPr>
        <w:rFonts w:ascii="Wingdings" w:hAnsi="Wingdings" w:hint="default"/>
      </w:rPr>
    </w:lvl>
    <w:lvl w:ilvl="6" w:tplc="4B22CDFE" w:tentative="1">
      <w:start w:val="1"/>
      <w:numFmt w:val="bullet"/>
      <w:lvlText w:val=""/>
      <w:lvlJc w:val="left"/>
      <w:pPr>
        <w:ind w:left="4680" w:hanging="360"/>
      </w:pPr>
      <w:rPr>
        <w:rFonts w:ascii="Symbol" w:hAnsi="Symbol" w:hint="default"/>
      </w:rPr>
    </w:lvl>
    <w:lvl w:ilvl="7" w:tplc="338CCF24" w:tentative="1">
      <w:start w:val="1"/>
      <w:numFmt w:val="bullet"/>
      <w:lvlText w:val="o"/>
      <w:lvlJc w:val="left"/>
      <w:pPr>
        <w:ind w:left="5400" w:hanging="360"/>
      </w:pPr>
      <w:rPr>
        <w:rFonts w:ascii="Courier New" w:hAnsi="Courier New" w:cs="Courier New" w:hint="default"/>
      </w:rPr>
    </w:lvl>
    <w:lvl w:ilvl="8" w:tplc="147402E6" w:tentative="1">
      <w:start w:val="1"/>
      <w:numFmt w:val="bullet"/>
      <w:lvlText w:val=""/>
      <w:lvlJc w:val="left"/>
      <w:pPr>
        <w:ind w:left="6120" w:hanging="360"/>
      </w:pPr>
      <w:rPr>
        <w:rFonts w:ascii="Wingdings" w:hAnsi="Wingdings" w:hint="default"/>
      </w:rPr>
    </w:lvl>
  </w:abstractNum>
  <w:abstractNum w:abstractNumId="25" w15:restartNumberingAfterBreak="0">
    <w:nsid w:val="52194F04"/>
    <w:multiLevelType w:val="singleLevel"/>
    <w:tmpl w:val="7D662514"/>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7036966"/>
    <w:multiLevelType w:val="hybridMultilevel"/>
    <w:tmpl w:val="798A20DA"/>
    <w:lvl w:ilvl="0" w:tplc="EF6211AE">
      <w:start w:val="1"/>
      <w:numFmt w:val="bullet"/>
      <w:lvlText w:val=""/>
      <w:lvlPicBulletId w:val="0"/>
      <w:lvlJc w:val="left"/>
      <w:pPr>
        <w:ind w:left="720" w:hanging="360"/>
      </w:pPr>
      <w:rPr>
        <w:rFonts w:ascii="Symbol" w:hAnsi="Symbol" w:hint="default"/>
      </w:rPr>
    </w:lvl>
    <w:lvl w:ilvl="1" w:tplc="A83C7F5C">
      <w:start w:val="1"/>
      <w:numFmt w:val="bullet"/>
      <w:lvlText w:val="o"/>
      <w:lvlJc w:val="left"/>
      <w:pPr>
        <w:ind w:left="1440" w:hanging="360"/>
      </w:pPr>
      <w:rPr>
        <w:rFonts w:ascii="Courier New" w:hAnsi="Courier New" w:cs="Courier New" w:hint="default"/>
      </w:rPr>
    </w:lvl>
    <w:lvl w:ilvl="2" w:tplc="8146FAEA" w:tentative="1">
      <w:start w:val="1"/>
      <w:numFmt w:val="bullet"/>
      <w:lvlText w:val=""/>
      <w:lvlJc w:val="left"/>
      <w:pPr>
        <w:ind w:left="2160" w:hanging="360"/>
      </w:pPr>
      <w:rPr>
        <w:rFonts w:ascii="Wingdings" w:hAnsi="Wingdings" w:hint="default"/>
      </w:rPr>
    </w:lvl>
    <w:lvl w:ilvl="3" w:tplc="808E4CE6" w:tentative="1">
      <w:start w:val="1"/>
      <w:numFmt w:val="bullet"/>
      <w:lvlText w:val=""/>
      <w:lvlJc w:val="left"/>
      <w:pPr>
        <w:ind w:left="2880" w:hanging="360"/>
      </w:pPr>
      <w:rPr>
        <w:rFonts w:ascii="Symbol" w:hAnsi="Symbol" w:hint="default"/>
      </w:rPr>
    </w:lvl>
    <w:lvl w:ilvl="4" w:tplc="7D9C3F42" w:tentative="1">
      <w:start w:val="1"/>
      <w:numFmt w:val="bullet"/>
      <w:lvlText w:val="o"/>
      <w:lvlJc w:val="left"/>
      <w:pPr>
        <w:ind w:left="3600" w:hanging="360"/>
      </w:pPr>
      <w:rPr>
        <w:rFonts w:ascii="Courier New" w:hAnsi="Courier New" w:cs="Courier New" w:hint="default"/>
      </w:rPr>
    </w:lvl>
    <w:lvl w:ilvl="5" w:tplc="586EFFF8" w:tentative="1">
      <w:start w:val="1"/>
      <w:numFmt w:val="bullet"/>
      <w:lvlText w:val=""/>
      <w:lvlJc w:val="left"/>
      <w:pPr>
        <w:ind w:left="4320" w:hanging="360"/>
      </w:pPr>
      <w:rPr>
        <w:rFonts w:ascii="Wingdings" w:hAnsi="Wingdings" w:hint="default"/>
      </w:rPr>
    </w:lvl>
    <w:lvl w:ilvl="6" w:tplc="627A728E" w:tentative="1">
      <w:start w:val="1"/>
      <w:numFmt w:val="bullet"/>
      <w:lvlText w:val=""/>
      <w:lvlJc w:val="left"/>
      <w:pPr>
        <w:ind w:left="5040" w:hanging="360"/>
      </w:pPr>
      <w:rPr>
        <w:rFonts w:ascii="Symbol" w:hAnsi="Symbol" w:hint="default"/>
      </w:rPr>
    </w:lvl>
    <w:lvl w:ilvl="7" w:tplc="1F06B098" w:tentative="1">
      <w:start w:val="1"/>
      <w:numFmt w:val="bullet"/>
      <w:lvlText w:val="o"/>
      <w:lvlJc w:val="left"/>
      <w:pPr>
        <w:ind w:left="5760" w:hanging="360"/>
      </w:pPr>
      <w:rPr>
        <w:rFonts w:ascii="Courier New" w:hAnsi="Courier New" w:cs="Courier New" w:hint="default"/>
      </w:rPr>
    </w:lvl>
    <w:lvl w:ilvl="8" w:tplc="6E7E4B14" w:tentative="1">
      <w:start w:val="1"/>
      <w:numFmt w:val="bullet"/>
      <w:lvlText w:val=""/>
      <w:lvlJc w:val="left"/>
      <w:pPr>
        <w:ind w:left="6480" w:hanging="360"/>
      </w:pPr>
      <w:rPr>
        <w:rFonts w:ascii="Wingdings" w:hAnsi="Wingdings" w:hint="default"/>
      </w:rPr>
    </w:lvl>
  </w:abstractNum>
  <w:abstractNum w:abstractNumId="27" w15:restartNumberingAfterBreak="0">
    <w:nsid w:val="580876EE"/>
    <w:multiLevelType w:val="hybridMultilevel"/>
    <w:tmpl w:val="4A42272A"/>
    <w:lvl w:ilvl="0" w:tplc="C828594A">
      <w:start w:val="1"/>
      <w:numFmt w:val="decimal"/>
      <w:lvlText w:val="%1)"/>
      <w:lvlJc w:val="left"/>
      <w:pPr>
        <w:tabs>
          <w:tab w:val="num" w:pos="720"/>
        </w:tabs>
        <w:ind w:left="720" w:hanging="360"/>
      </w:pPr>
      <w:rPr>
        <w:rFonts w:hint="default"/>
      </w:rPr>
    </w:lvl>
    <w:lvl w:ilvl="1" w:tplc="06AA205A" w:tentative="1">
      <w:start w:val="1"/>
      <w:numFmt w:val="lowerLetter"/>
      <w:lvlText w:val="%2."/>
      <w:lvlJc w:val="left"/>
      <w:pPr>
        <w:tabs>
          <w:tab w:val="num" w:pos="1440"/>
        </w:tabs>
        <w:ind w:left="1440" w:hanging="360"/>
      </w:pPr>
    </w:lvl>
    <w:lvl w:ilvl="2" w:tplc="6CE89C5C" w:tentative="1">
      <w:start w:val="1"/>
      <w:numFmt w:val="lowerRoman"/>
      <w:lvlText w:val="%3."/>
      <w:lvlJc w:val="right"/>
      <w:pPr>
        <w:tabs>
          <w:tab w:val="num" w:pos="2160"/>
        </w:tabs>
        <w:ind w:left="2160" w:hanging="180"/>
      </w:pPr>
    </w:lvl>
    <w:lvl w:ilvl="3" w:tplc="F1E6B660" w:tentative="1">
      <w:start w:val="1"/>
      <w:numFmt w:val="decimal"/>
      <w:lvlText w:val="%4."/>
      <w:lvlJc w:val="left"/>
      <w:pPr>
        <w:tabs>
          <w:tab w:val="num" w:pos="2880"/>
        </w:tabs>
        <w:ind w:left="2880" w:hanging="360"/>
      </w:pPr>
    </w:lvl>
    <w:lvl w:ilvl="4" w:tplc="388A693E" w:tentative="1">
      <w:start w:val="1"/>
      <w:numFmt w:val="lowerLetter"/>
      <w:lvlText w:val="%5."/>
      <w:lvlJc w:val="left"/>
      <w:pPr>
        <w:tabs>
          <w:tab w:val="num" w:pos="3600"/>
        </w:tabs>
        <w:ind w:left="3600" w:hanging="360"/>
      </w:pPr>
    </w:lvl>
    <w:lvl w:ilvl="5" w:tplc="EE0A971E" w:tentative="1">
      <w:start w:val="1"/>
      <w:numFmt w:val="lowerRoman"/>
      <w:lvlText w:val="%6."/>
      <w:lvlJc w:val="right"/>
      <w:pPr>
        <w:tabs>
          <w:tab w:val="num" w:pos="4320"/>
        </w:tabs>
        <w:ind w:left="4320" w:hanging="180"/>
      </w:pPr>
    </w:lvl>
    <w:lvl w:ilvl="6" w:tplc="D89C98D0" w:tentative="1">
      <w:start w:val="1"/>
      <w:numFmt w:val="decimal"/>
      <w:lvlText w:val="%7."/>
      <w:lvlJc w:val="left"/>
      <w:pPr>
        <w:tabs>
          <w:tab w:val="num" w:pos="5040"/>
        </w:tabs>
        <w:ind w:left="5040" w:hanging="360"/>
      </w:pPr>
    </w:lvl>
    <w:lvl w:ilvl="7" w:tplc="C83C2EB6" w:tentative="1">
      <w:start w:val="1"/>
      <w:numFmt w:val="lowerLetter"/>
      <w:lvlText w:val="%8."/>
      <w:lvlJc w:val="left"/>
      <w:pPr>
        <w:tabs>
          <w:tab w:val="num" w:pos="5760"/>
        </w:tabs>
        <w:ind w:left="5760" w:hanging="360"/>
      </w:pPr>
    </w:lvl>
    <w:lvl w:ilvl="8" w:tplc="85FA3B8C" w:tentative="1">
      <w:start w:val="1"/>
      <w:numFmt w:val="lowerRoman"/>
      <w:lvlText w:val="%9."/>
      <w:lvlJc w:val="right"/>
      <w:pPr>
        <w:tabs>
          <w:tab w:val="num" w:pos="6480"/>
        </w:tabs>
        <w:ind w:left="6480" w:hanging="180"/>
      </w:pPr>
    </w:lvl>
  </w:abstractNum>
  <w:abstractNum w:abstractNumId="28" w15:restartNumberingAfterBreak="0">
    <w:nsid w:val="615B3E2E"/>
    <w:multiLevelType w:val="hybridMultilevel"/>
    <w:tmpl w:val="CF162668"/>
    <w:lvl w:ilvl="0" w:tplc="5E1483AA">
      <w:start w:val="1"/>
      <w:numFmt w:val="decimal"/>
      <w:lvlText w:val="%1."/>
      <w:lvlJc w:val="left"/>
      <w:pPr>
        <w:tabs>
          <w:tab w:val="num" w:pos="360"/>
        </w:tabs>
        <w:ind w:left="360" w:hanging="360"/>
      </w:pPr>
      <w:rPr>
        <w:rFonts w:hint="default"/>
      </w:rPr>
    </w:lvl>
    <w:lvl w:ilvl="1" w:tplc="77403F3C">
      <w:start w:val="1"/>
      <w:numFmt w:val="bullet"/>
      <w:lvlText w:val=""/>
      <w:lvlJc w:val="left"/>
      <w:pPr>
        <w:tabs>
          <w:tab w:val="num" w:pos="1080"/>
        </w:tabs>
        <w:ind w:left="1080" w:hanging="360"/>
      </w:pPr>
      <w:rPr>
        <w:rFonts w:ascii="Symbol" w:hAnsi="Symbol" w:hint="default"/>
      </w:rPr>
    </w:lvl>
    <w:lvl w:ilvl="2" w:tplc="421A6DAE">
      <w:start w:val="1"/>
      <w:numFmt w:val="lowerRoman"/>
      <w:lvlText w:val="%3."/>
      <w:lvlJc w:val="right"/>
      <w:pPr>
        <w:tabs>
          <w:tab w:val="num" w:pos="1800"/>
        </w:tabs>
        <w:ind w:left="1800" w:hanging="180"/>
      </w:pPr>
    </w:lvl>
    <w:lvl w:ilvl="3" w:tplc="12583944" w:tentative="1">
      <w:start w:val="1"/>
      <w:numFmt w:val="decimal"/>
      <w:lvlText w:val="%4."/>
      <w:lvlJc w:val="left"/>
      <w:pPr>
        <w:tabs>
          <w:tab w:val="num" w:pos="2520"/>
        </w:tabs>
        <w:ind w:left="2520" w:hanging="360"/>
      </w:pPr>
    </w:lvl>
    <w:lvl w:ilvl="4" w:tplc="6C2090A4" w:tentative="1">
      <w:start w:val="1"/>
      <w:numFmt w:val="lowerLetter"/>
      <w:lvlText w:val="%5."/>
      <w:lvlJc w:val="left"/>
      <w:pPr>
        <w:tabs>
          <w:tab w:val="num" w:pos="3240"/>
        </w:tabs>
        <w:ind w:left="3240" w:hanging="360"/>
      </w:pPr>
    </w:lvl>
    <w:lvl w:ilvl="5" w:tplc="6972A69C" w:tentative="1">
      <w:start w:val="1"/>
      <w:numFmt w:val="lowerRoman"/>
      <w:lvlText w:val="%6."/>
      <w:lvlJc w:val="right"/>
      <w:pPr>
        <w:tabs>
          <w:tab w:val="num" w:pos="3960"/>
        </w:tabs>
        <w:ind w:left="3960" w:hanging="180"/>
      </w:pPr>
    </w:lvl>
    <w:lvl w:ilvl="6" w:tplc="303E2A0C" w:tentative="1">
      <w:start w:val="1"/>
      <w:numFmt w:val="decimal"/>
      <w:lvlText w:val="%7."/>
      <w:lvlJc w:val="left"/>
      <w:pPr>
        <w:tabs>
          <w:tab w:val="num" w:pos="4680"/>
        </w:tabs>
        <w:ind w:left="4680" w:hanging="360"/>
      </w:pPr>
    </w:lvl>
    <w:lvl w:ilvl="7" w:tplc="8DD248F8" w:tentative="1">
      <w:start w:val="1"/>
      <w:numFmt w:val="lowerLetter"/>
      <w:lvlText w:val="%8."/>
      <w:lvlJc w:val="left"/>
      <w:pPr>
        <w:tabs>
          <w:tab w:val="num" w:pos="5400"/>
        </w:tabs>
        <w:ind w:left="5400" w:hanging="360"/>
      </w:pPr>
    </w:lvl>
    <w:lvl w:ilvl="8" w:tplc="C73AAFDC" w:tentative="1">
      <w:start w:val="1"/>
      <w:numFmt w:val="lowerRoman"/>
      <w:lvlText w:val="%9."/>
      <w:lvlJc w:val="right"/>
      <w:pPr>
        <w:tabs>
          <w:tab w:val="num" w:pos="6120"/>
        </w:tabs>
        <w:ind w:left="6120" w:hanging="180"/>
      </w:pPr>
    </w:lvl>
  </w:abstractNum>
  <w:abstractNum w:abstractNumId="29" w15:restartNumberingAfterBreak="0">
    <w:nsid w:val="653F014C"/>
    <w:multiLevelType w:val="hybridMultilevel"/>
    <w:tmpl w:val="966C2AD4"/>
    <w:lvl w:ilvl="0" w:tplc="E1D674D8">
      <w:start w:val="1"/>
      <w:numFmt w:val="decimal"/>
      <w:lvlText w:val="%1"/>
      <w:lvlJc w:val="left"/>
      <w:pPr>
        <w:tabs>
          <w:tab w:val="num" w:pos="1080"/>
        </w:tabs>
        <w:ind w:left="1080" w:hanging="360"/>
      </w:pPr>
      <w:rPr>
        <w:rFonts w:hint="default"/>
      </w:rPr>
    </w:lvl>
    <w:lvl w:ilvl="1" w:tplc="FB209064">
      <w:start w:val="1"/>
      <w:numFmt w:val="decimal"/>
      <w:lvlText w:val="%2."/>
      <w:lvlJc w:val="left"/>
      <w:pPr>
        <w:tabs>
          <w:tab w:val="num" w:pos="1800"/>
        </w:tabs>
        <w:ind w:left="1800" w:hanging="360"/>
      </w:pPr>
      <w:rPr>
        <w:rFonts w:hint="default"/>
      </w:rPr>
    </w:lvl>
    <w:lvl w:ilvl="2" w:tplc="DEFE79CC" w:tentative="1">
      <w:start w:val="1"/>
      <w:numFmt w:val="lowerRoman"/>
      <w:lvlText w:val="%3."/>
      <w:lvlJc w:val="right"/>
      <w:pPr>
        <w:tabs>
          <w:tab w:val="num" w:pos="2520"/>
        </w:tabs>
        <w:ind w:left="2520" w:hanging="180"/>
      </w:pPr>
    </w:lvl>
    <w:lvl w:ilvl="3" w:tplc="FD903F4E" w:tentative="1">
      <w:start w:val="1"/>
      <w:numFmt w:val="decimal"/>
      <w:lvlText w:val="%4."/>
      <w:lvlJc w:val="left"/>
      <w:pPr>
        <w:tabs>
          <w:tab w:val="num" w:pos="3240"/>
        </w:tabs>
        <w:ind w:left="3240" w:hanging="360"/>
      </w:pPr>
    </w:lvl>
    <w:lvl w:ilvl="4" w:tplc="11BEFDDA" w:tentative="1">
      <w:start w:val="1"/>
      <w:numFmt w:val="lowerLetter"/>
      <w:lvlText w:val="%5."/>
      <w:lvlJc w:val="left"/>
      <w:pPr>
        <w:tabs>
          <w:tab w:val="num" w:pos="3960"/>
        </w:tabs>
        <w:ind w:left="3960" w:hanging="360"/>
      </w:pPr>
    </w:lvl>
    <w:lvl w:ilvl="5" w:tplc="51E2D2FA" w:tentative="1">
      <w:start w:val="1"/>
      <w:numFmt w:val="lowerRoman"/>
      <w:lvlText w:val="%6."/>
      <w:lvlJc w:val="right"/>
      <w:pPr>
        <w:tabs>
          <w:tab w:val="num" w:pos="4680"/>
        </w:tabs>
        <w:ind w:left="4680" w:hanging="180"/>
      </w:pPr>
    </w:lvl>
    <w:lvl w:ilvl="6" w:tplc="3A0AE358" w:tentative="1">
      <w:start w:val="1"/>
      <w:numFmt w:val="decimal"/>
      <w:lvlText w:val="%7."/>
      <w:lvlJc w:val="left"/>
      <w:pPr>
        <w:tabs>
          <w:tab w:val="num" w:pos="5400"/>
        </w:tabs>
        <w:ind w:left="5400" w:hanging="360"/>
      </w:pPr>
    </w:lvl>
    <w:lvl w:ilvl="7" w:tplc="6A4C56A8" w:tentative="1">
      <w:start w:val="1"/>
      <w:numFmt w:val="lowerLetter"/>
      <w:lvlText w:val="%8."/>
      <w:lvlJc w:val="left"/>
      <w:pPr>
        <w:tabs>
          <w:tab w:val="num" w:pos="6120"/>
        </w:tabs>
        <w:ind w:left="6120" w:hanging="360"/>
      </w:pPr>
    </w:lvl>
    <w:lvl w:ilvl="8" w:tplc="F522C950" w:tentative="1">
      <w:start w:val="1"/>
      <w:numFmt w:val="lowerRoman"/>
      <w:lvlText w:val="%9."/>
      <w:lvlJc w:val="right"/>
      <w:pPr>
        <w:tabs>
          <w:tab w:val="num" w:pos="6840"/>
        </w:tabs>
        <w:ind w:left="6840" w:hanging="180"/>
      </w:pPr>
    </w:lvl>
  </w:abstractNum>
  <w:abstractNum w:abstractNumId="30" w15:restartNumberingAfterBreak="0">
    <w:nsid w:val="71800FD1"/>
    <w:multiLevelType w:val="hybridMultilevel"/>
    <w:tmpl w:val="CF162668"/>
    <w:lvl w:ilvl="0" w:tplc="75ACC8DC">
      <w:start w:val="1"/>
      <w:numFmt w:val="decimal"/>
      <w:pStyle w:val="Normalbulleted1"/>
      <w:lvlText w:val="%1."/>
      <w:lvlJc w:val="left"/>
      <w:pPr>
        <w:tabs>
          <w:tab w:val="num" w:pos="360"/>
        </w:tabs>
        <w:ind w:left="360" w:hanging="360"/>
      </w:pPr>
      <w:rPr>
        <w:rFonts w:hint="default"/>
      </w:rPr>
    </w:lvl>
    <w:lvl w:ilvl="1" w:tplc="2C762086">
      <w:start w:val="1"/>
      <w:numFmt w:val="lowerLetter"/>
      <w:lvlText w:val="%2."/>
      <w:lvlJc w:val="left"/>
      <w:pPr>
        <w:tabs>
          <w:tab w:val="num" w:pos="1080"/>
        </w:tabs>
        <w:ind w:left="1080" w:hanging="360"/>
      </w:pPr>
    </w:lvl>
    <w:lvl w:ilvl="2" w:tplc="391A0A66" w:tentative="1">
      <w:start w:val="1"/>
      <w:numFmt w:val="lowerRoman"/>
      <w:lvlText w:val="%3."/>
      <w:lvlJc w:val="right"/>
      <w:pPr>
        <w:tabs>
          <w:tab w:val="num" w:pos="1800"/>
        </w:tabs>
        <w:ind w:left="1800" w:hanging="180"/>
      </w:pPr>
    </w:lvl>
    <w:lvl w:ilvl="3" w:tplc="3124ABE8" w:tentative="1">
      <w:start w:val="1"/>
      <w:numFmt w:val="decimal"/>
      <w:lvlText w:val="%4."/>
      <w:lvlJc w:val="left"/>
      <w:pPr>
        <w:tabs>
          <w:tab w:val="num" w:pos="2520"/>
        </w:tabs>
        <w:ind w:left="2520" w:hanging="360"/>
      </w:pPr>
    </w:lvl>
    <w:lvl w:ilvl="4" w:tplc="88D6EF4C" w:tentative="1">
      <w:start w:val="1"/>
      <w:numFmt w:val="lowerLetter"/>
      <w:lvlText w:val="%5."/>
      <w:lvlJc w:val="left"/>
      <w:pPr>
        <w:tabs>
          <w:tab w:val="num" w:pos="3240"/>
        </w:tabs>
        <w:ind w:left="3240" w:hanging="360"/>
      </w:pPr>
    </w:lvl>
    <w:lvl w:ilvl="5" w:tplc="EA3A5310" w:tentative="1">
      <w:start w:val="1"/>
      <w:numFmt w:val="lowerRoman"/>
      <w:lvlText w:val="%6."/>
      <w:lvlJc w:val="right"/>
      <w:pPr>
        <w:tabs>
          <w:tab w:val="num" w:pos="3960"/>
        </w:tabs>
        <w:ind w:left="3960" w:hanging="180"/>
      </w:pPr>
    </w:lvl>
    <w:lvl w:ilvl="6" w:tplc="F40862C0" w:tentative="1">
      <w:start w:val="1"/>
      <w:numFmt w:val="decimal"/>
      <w:lvlText w:val="%7."/>
      <w:lvlJc w:val="left"/>
      <w:pPr>
        <w:tabs>
          <w:tab w:val="num" w:pos="4680"/>
        </w:tabs>
        <w:ind w:left="4680" w:hanging="360"/>
      </w:pPr>
    </w:lvl>
    <w:lvl w:ilvl="7" w:tplc="C3FC4F56" w:tentative="1">
      <w:start w:val="1"/>
      <w:numFmt w:val="lowerLetter"/>
      <w:lvlText w:val="%8."/>
      <w:lvlJc w:val="left"/>
      <w:pPr>
        <w:tabs>
          <w:tab w:val="num" w:pos="5400"/>
        </w:tabs>
        <w:ind w:left="5400" w:hanging="360"/>
      </w:pPr>
    </w:lvl>
    <w:lvl w:ilvl="8" w:tplc="06B21EF8" w:tentative="1">
      <w:start w:val="1"/>
      <w:numFmt w:val="lowerRoman"/>
      <w:lvlText w:val="%9."/>
      <w:lvlJc w:val="right"/>
      <w:pPr>
        <w:tabs>
          <w:tab w:val="num" w:pos="6120"/>
        </w:tabs>
        <w:ind w:left="6120" w:hanging="180"/>
      </w:pPr>
    </w:lvl>
  </w:abstractNum>
  <w:abstractNum w:abstractNumId="31" w15:restartNumberingAfterBreak="0">
    <w:nsid w:val="77815FC9"/>
    <w:multiLevelType w:val="hybridMultilevel"/>
    <w:tmpl w:val="08888364"/>
    <w:lvl w:ilvl="0" w:tplc="923EEBB8">
      <w:start w:val="1"/>
      <w:numFmt w:val="bullet"/>
      <w:lvlText w:val=""/>
      <w:lvlJc w:val="left"/>
      <w:pPr>
        <w:ind w:left="360" w:hanging="360"/>
      </w:pPr>
      <w:rPr>
        <w:rFonts w:ascii="Wingdings" w:hAnsi="Wingdings" w:hint="default"/>
      </w:rPr>
    </w:lvl>
    <w:lvl w:ilvl="1" w:tplc="AF62F6FE" w:tentative="1">
      <w:start w:val="1"/>
      <w:numFmt w:val="bullet"/>
      <w:lvlText w:val="o"/>
      <w:lvlJc w:val="left"/>
      <w:pPr>
        <w:ind w:left="1080" w:hanging="360"/>
      </w:pPr>
      <w:rPr>
        <w:rFonts w:ascii="Courier New" w:hAnsi="Courier New" w:cs="Courier New" w:hint="default"/>
      </w:rPr>
    </w:lvl>
    <w:lvl w:ilvl="2" w:tplc="0780FC8A" w:tentative="1">
      <w:start w:val="1"/>
      <w:numFmt w:val="bullet"/>
      <w:lvlText w:val=""/>
      <w:lvlJc w:val="left"/>
      <w:pPr>
        <w:ind w:left="1800" w:hanging="360"/>
      </w:pPr>
      <w:rPr>
        <w:rFonts w:ascii="Wingdings" w:hAnsi="Wingdings" w:hint="default"/>
      </w:rPr>
    </w:lvl>
    <w:lvl w:ilvl="3" w:tplc="BE6266F2" w:tentative="1">
      <w:start w:val="1"/>
      <w:numFmt w:val="bullet"/>
      <w:lvlText w:val=""/>
      <w:lvlJc w:val="left"/>
      <w:pPr>
        <w:ind w:left="2520" w:hanging="360"/>
      </w:pPr>
      <w:rPr>
        <w:rFonts w:ascii="Symbol" w:hAnsi="Symbol" w:hint="default"/>
      </w:rPr>
    </w:lvl>
    <w:lvl w:ilvl="4" w:tplc="EE6AED36" w:tentative="1">
      <w:start w:val="1"/>
      <w:numFmt w:val="bullet"/>
      <w:lvlText w:val="o"/>
      <w:lvlJc w:val="left"/>
      <w:pPr>
        <w:ind w:left="3240" w:hanging="360"/>
      </w:pPr>
      <w:rPr>
        <w:rFonts w:ascii="Courier New" w:hAnsi="Courier New" w:cs="Courier New" w:hint="default"/>
      </w:rPr>
    </w:lvl>
    <w:lvl w:ilvl="5" w:tplc="B298FA16" w:tentative="1">
      <w:start w:val="1"/>
      <w:numFmt w:val="bullet"/>
      <w:lvlText w:val=""/>
      <w:lvlJc w:val="left"/>
      <w:pPr>
        <w:ind w:left="3960" w:hanging="360"/>
      </w:pPr>
      <w:rPr>
        <w:rFonts w:ascii="Wingdings" w:hAnsi="Wingdings" w:hint="default"/>
      </w:rPr>
    </w:lvl>
    <w:lvl w:ilvl="6" w:tplc="D180929A" w:tentative="1">
      <w:start w:val="1"/>
      <w:numFmt w:val="bullet"/>
      <w:lvlText w:val=""/>
      <w:lvlJc w:val="left"/>
      <w:pPr>
        <w:ind w:left="4680" w:hanging="360"/>
      </w:pPr>
      <w:rPr>
        <w:rFonts w:ascii="Symbol" w:hAnsi="Symbol" w:hint="default"/>
      </w:rPr>
    </w:lvl>
    <w:lvl w:ilvl="7" w:tplc="BB843A18" w:tentative="1">
      <w:start w:val="1"/>
      <w:numFmt w:val="bullet"/>
      <w:lvlText w:val="o"/>
      <w:lvlJc w:val="left"/>
      <w:pPr>
        <w:ind w:left="5400" w:hanging="360"/>
      </w:pPr>
      <w:rPr>
        <w:rFonts w:ascii="Courier New" w:hAnsi="Courier New" w:cs="Courier New" w:hint="default"/>
      </w:rPr>
    </w:lvl>
    <w:lvl w:ilvl="8" w:tplc="0142A496" w:tentative="1">
      <w:start w:val="1"/>
      <w:numFmt w:val="bullet"/>
      <w:lvlText w:val=""/>
      <w:lvlJc w:val="left"/>
      <w:pPr>
        <w:ind w:left="6120" w:hanging="360"/>
      </w:pPr>
      <w:rPr>
        <w:rFonts w:ascii="Wingdings" w:hAnsi="Wingdings" w:hint="default"/>
      </w:rPr>
    </w:lvl>
  </w:abstractNum>
  <w:abstractNum w:abstractNumId="32" w15:restartNumberingAfterBreak="0">
    <w:nsid w:val="796621B2"/>
    <w:multiLevelType w:val="hybridMultilevel"/>
    <w:tmpl w:val="8ACAF744"/>
    <w:lvl w:ilvl="0" w:tplc="6A8013A2">
      <w:start w:val="1"/>
      <w:numFmt w:val="bullet"/>
      <w:lvlText w:val=""/>
      <w:lvlJc w:val="left"/>
      <w:pPr>
        <w:ind w:left="720" w:hanging="360"/>
      </w:pPr>
      <w:rPr>
        <w:rFonts w:ascii="Symbol" w:hAnsi="Symbol" w:hint="default"/>
      </w:rPr>
    </w:lvl>
    <w:lvl w:ilvl="1" w:tplc="83BA03D4">
      <w:start w:val="1"/>
      <w:numFmt w:val="bullet"/>
      <w:pStyle w:val="Bullet3"/>
      <w:lvlText w:val=""/>
      <w:lvlJc w:val="left"/>
      <w:pPr>
        <w:ind w:left="1440" w:hanging="360"/>
      </w:pPr>
      <w:rPr>
        <w:rFonts w:ascii="Wingdings" w:hAnsi="Wingdings" w:hint="default"/>
      </w:rPr>
    </w:lvl>
    <w:lvl w:ilvl="2" w:tplc="145C8EFA" w:tentative="1">
      <w:start w:val="1"/>
      <w:numFmt w:val="bullet"/>
      <w:lvlText w:val=""/>
      <w:lvlJc w:val="left"/>
      <w:pPr>
        <w:ind w:left="2160" w:hanging="360"/>
      </w:pPr>
      <w:rPr>
        <w:rFonts w:ascii="Wingdings" w:hAnsi="Wingdings" w:hint="default"/>
      </w:rPr>
    </w:lvl>
    <w:lvl w:ilvl="3" w:tplc="A704D3CA" w:tentative="1">
      <w:start w:val="1"/>
      <w:numFmt w:val="bullet"/>
      <w:lvlText w:val=""/>
      <w:lvlJc w:val="left"/>
      <w:pPr>
        <w:ind w:left="2880" w:hanging="360"/>
      </w:pPr>
      <w:rPr>
        <w:rFonts w:ascii="Symbol" w:hAnsi="Symbol" w:hint="default"/>
      </w:rPr>
    </w:lvl>
    <w:lvl w:ilvl="4" w:tplc="68FCE4CE" w:tentative="1">
      <w:start w:val="1"/>
      <w:numFmt w:val="bullet"/>
      <w:lvlText w:val="o"/>
      <w:lvlJc w:val="left"/>
      <w:pPr>
        <w:ind w:left="3600" w:hanging="360"/>
      </w:pPr>
      <w:rPr>
        <w:rFonts w:ascii="Courier New" w:hAnsi="Courier New" w:cs="Courier New" w:hint="default"/>
      </w:rPr>
    </w:lvl>
    <w:lvl w:ilvl="5" w:tplc="7430D85C" w:tentative="1">
      <w:start w:val="1"/>
      <w:numFmt w:val="bullet"/>
      <w:lvlText w:val=""/>
      <w:lvlJc w:val="left"/>
      <w:pPr>
        <w:ind w:left="4320" w:hanging="360"/>
      </w:pPr>
      <w:rPr>
        <w:rFonts w:ascii="Wingdings" w:hAnsi="Wingdings" w:hint="default"/>
      </w:rPr>
    </w:lvl>
    <w:lvl w:ilvl="6" w:tplc="BA3E7E06" w:tentative="1">
      <w:start w:val="1"/>
      <w:numFmt w:val="bullet"/>
      <w:lvlText w:val=""/>
      <w:lvlJc w:val="left"/>
      <w:pPr>
        <w:ind w:left="5040" w:hanging="360"/>
      </w:pPr>
      <w:rPr>
        <w:rFonts w:ascii="Symbol" w:hAnsi="Symbol" w:hint="default"/>
      </w:rPr>
    </w:lvl>
    <w:lvl w:ilvl="7" w:tplc="2160B76A" w:tentative="1">
      <w:start w:val="1"/>
      <w:numFmt w:val="bullet"/>
      <w:lvlText w:val="o"/>
      <w:lvlJc w:val="left"/>
      <w:pPr>
        <w:ind w:left="5760" w:hanging="360"/>
      </w:pPr>
      <w:rPr>
        <w:rFonts w:ascii="Courier New" w:hAnsi="Courier New" w:cs="Courier New" w:hint="default"/>
      </w:rPr>
    </w:lvl>
    <w:lvl w:ilvl="8" w:tplc="D49E3EFE" w:tentative="1">
      <w:start w:val="1"/>
      <w:numFmt w:val="bullet"/>
      <w:lvlText w:val=""/>
      <w:lvlJc w:val="left"/>
      <w:pPr>
        <w:ind w:left="6480" w:hanging="360"/>
      </w:pPr>
      <w:rPr>
        <w:rFonts w:ascii="Wingdings" w:hAnsi="Wingdings" w:hint="default"/>
      </w:rPr>
    </w:lvl>
  </w:abstractNum>
  <w:abstractNum w:abstractNumId="33" w15:restartNumberingAfterBreak="0">
    <w:nsid w:val="7B111542"/>
    <w:multiLevelType w:val="multilevel"/>
    <w:tmpl w:val="97C611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B3A3D9C"/>
    <w:multiLevelType w:val="hybridMultilevel"/>
    <w:tmpl w:val="6CDC8E00"/>
    <w:lvl w:ilvl="0" w:tplc="7D92B716">
      <w:start w:val="1"/>
      <w:numFmt w:val="decimal"/>
      <w:lvlText w:val="%1."/>
      <w:lvlJc w:val="left"/>
      <w:pPr>
        <w:tabs>
          <w:tab w:val="num" w:pos="720"/>
        </w:tabs>
        <w:ind w:left="720" w:hanging="360"/>
      </w:pPr>
      <w:rPr>
        <w:rFonts w:hint="default"/>
      </w:rPr>
    </w:lvl>
    <w:lvl w:ilvl="1" w:tplc="5F2A5940" w:tentative="1">
      <w:start w:val="1"/>
      <w:numFmt w:val="lowerLetter"/>
      <w:lvlText w:val="%2."/>
      <w:lvlJc w:val="left"/>
      <w:pPr>
        <w:tabs>
          <w:tab w:val="num" w:pos="1440"/>
        </w:tabs>
        <w:ind w:left="1440" w:hanging="360"/>
      </w:pPr>
    </w:lvl>
    <w:lvl w:ilvl="2" w:tplc="71AC32E2" w:tentative="1">
      <w:start w:val="1"/>
      <w:numFmt w:val="lowerRoman"/>
      <w:lvlText w:val="%3."/>
      <w:lvlJc w:val="right"/>
      <w:pPr>
        <w:tabs>
          <w:tab w:val="num" w:pos="2160"/>
        </w:tabs>
        <w:ind w:left="2160" w:hanging="180"/>
      </w:pPr>
    </w:lvl>
    <w:lvl w:ilvl="3" w:tplc="96AE1E7A" w:tentative="1">
      <w:start w:val="1"/>
      <w:numFmt w:val="decimal"/>
      <w:lvlText w:val="%4."/>
      <w:lvlJc w:val="left"/>
      <w:pPr>
        <w:tabs>
          <w:tab w:val="num" w:pos="2880"/>
        </w:tabs>
        <w:ind w:left="2880" w:hanging="360"/>
      </w:pPr>
    </w:lvl>
    <w:lvl w:ilvl="4" w:tplc="B186D6F6" w:tentative="1">
      <w:start w:val="1"/>
      <w:numFmt w:val="lowerLetter"/>
      <w:lvlText w:val="%5."/>
      <w:lvlJc w:val="left"/>
      <w:pPr>
        <w:tabs>
          <w:tab w:val="num" w:pos="3600"/>
        </w:tabs>
        <w:ind w:left="3600" w:hanging="360"/>
      </w:pPr>
    </w:lvl>
    <w:lvl w:ilvl="5" w:tplc="388E12A8" w:tentative="1">
      <w:start w:val="1"/>
      <w:numFmt w:val="lowerRoman"/>
      <w:lvlText w:val="%6."/>
      <w:lvlJc w:val="right"/>
      <w:pPr>
        <w:tabs>
          <w:tab w:val="num" w:pos="4320"/>
        </w:tabs>
        <w:ind w:left="4320" w:hanging="180"/>
      </w:pPr>
    </w:lvl>
    <w:lvl w:ilvl="6" w:tplc="12384026" w:tentative="1">
      <w:start w:val="1"/>
      <w:numFmt w:val="decimal"/>
      <w:lvlText w:val="%7."/>
      <w:lvlJc w:val="left"/>
      <w:pPr>
        <w:tabs>
          <w:tab w:val="num" w:pos="5040"/>
        </w:tabs>
        <w:ind w:left="5040" w:hanging="360"/>
      </w:pPr>
    </w:lvl>
    <w:lvl w:ilvl="7" w:tplc="533CBB74" w:tentative="1">
      <w:start w:val="1"/>
      <w:numFmt w:val="lowerLetter"/>
      <w:lvlText w:val="%8."/>
      <w:lvlJc w:val="left"/>
      <w:pPr>
        <w:tabs>
          <w:tab w:val="num" w:pos="5760"/>
        </w:tabs>
        <w:ind w:left="5760" w:hanging="360"/>
      </w:pPr>
    </w:lvl>
    <w:lvl w:ilvl="8" w:tplc="0954539E" w:tentative="1">
      <w:start w:val="1"/>
      <w:numFmt w:val="lowerRoman"/>
      <w:lvlText w:val="%9."/>
      <w:lvlJc w:val="right"/>
      <w:pPr>
        <w:tabs>
          <w:tab w:val="num" w:pos="6480"/>
        </w:tabs>
        <w:ind w:left="6480" w:hanging="180"/>
      </w:pPr>
    </w:lvl>
  </w:abstractNum>
  <w:abstractNum w:abstractNumId="35" w15:restartNumberingAfterBreak="0">
    <w:nsid w:val="7BC04790"/>
    <w:multiLevelType w:val="hybridMultilevel"/>
    <w:tmpl w:val="7CB47FDC"/>
    <w:lvl w:ilvl="0" w:tplc="8390945A">
      <w:start w:val="1"/>
      <w:numFmt w:val="bullet"/>
      <w:lvlText w:val=""/>
      <w:lvlJc w:val="left"/>
      <w:pPr>
        <w:ind w:left="720" w:hanging="360"/>
      </w:pPr>
      <w:rPr>
        <w:rFonts w:ascii="Symbol" w:hAnsi="Symbol" w:hint="default"/>
      </w:rPr>
    </w:lvl>
    <w:lvl w:ilvl="1" w:tplc="CD362132">
      <w:start w:val="1"/>
      <w:numFmt w:val="bullet"/>
      <w:lvlText w:val="o"/>
      <w:lvlJc w:val="left"/>
      <w:pPr>
        <w:ind w:left="1440" w:hanging="360"/>
      </w:pPr>
      <w:rPr>
        <w:rFonts w:ascii="Courier New" w:hAnsi="Courier New" w:cs="Courier New" w:hint="default"/>
      </w:rPr>
    </w:lvl>
    <w:lvl w:ilvl="2" w:tplc="FB8AA812" w:tentative="1">
      <w:start w:val="1"/>
      <w:numFmt w:val="bullet"/>
      <w:lvlText w:val=""/>
      <w:lvlJc w:val="left"/>
      <w:pPr>
        <w:ind w:left="2160" w:hanging="360"/>
      </w:pPr>
      <w:rPr>
        <w:rFonts w:ascii="Wingdings" w:hAnsi="Wingdings" w:hint="default"/>
      </w:rPr>
    </w:lvl>
    <w:lvl w:ilvl="3" w:tplc="6B8C7C3E" w:tentative="1">
      <w:start w:val="1"/>
      <w:numFmt w:val="bullet"/>
      <w:lvlText w:val=""/>
      <w:lvlJc w:val="left"/>
      <w:pPr>
        <w:ind w:left="2880" w:hanging="360"/>
      </w:pPr>
      <w:rPr>
        <w:rFonts w:ascii="Symbol" w:hAnsi="Symbol" w:hint="default"/>
      </w:rPr>
    </w:lvl>
    <w:lvl w:ilvl="4" w:tplc="CB6C99B6" w:tentative="1">
      <w:start w:val="1"/>
      <w:numFmt w:val="bullet"/>
      <w:lvlText w:val="o"/>
      <w:lvlJc w:val="left"/>
      <w:pPr>
        <w:ind w:left="3600" w:hanging="360"/>
      </w:pPr>
      <w:rPr>
        <w:rFonts w:ascii="Courier New" w:hAnsi="Courier New" w:cs="Courier New" w:hint="default"/>
      </w:rPr>
    </w:lvl>
    <w:lvl w:ilvl="5" w:tplc="6B225C5E" w:tentative="1">
      <w:start w:val="1"/>
      <w:numFmt w:val="bullet"/>
      <w:lvlText w:val=""/>
      <w:lvlJc w:val="left"/>
      <w:pPr>
        <w:ind w:left="4320" w:hanging="360"/>
      </w:pPr>
      <w:rPr>
        <w:rFonts w:ascii="Wingdings" w:hAnsi="Wingdings" w:hint="default"/>
      </w:rPr>
    </w:lvl>
    <w:lvl w:ilvl="6" w:tplc="E48A0FAA" w:tentative="1">
      <w:start w:val="1"/>
      <w:numFmt w:val="bullet"/>
      <w:lvlText w:val=""/>
      <w:lvlJc w:val="left"/>
      <w:pPr>
        <w:ind w:left="5040" w:hanging="360"/>
      </w:pPr>
      <w:rPr>
        <w:rFonts w:ascii="Symbol" w:hAnsi="Symbol" w:hint="default"/>
      </w:rPr>
    </w:lvl>
    <w:lvl w:ilvl="7" w:tplc="346687F4" w:tentative="1">
      <w:start w:val="1"/>
      <w:numFmt w:val="bullet"/>
      <w:lvlText w:val="o"/>
      <w:lvlJc w:val="left"/>
      <w:pPr>
        <w:ind w:left="5760" w:hanging="360"/>
      </w:pPr>
      <w:rPr>
        <w:rFonts w:ascii="Courier New" w:hAnsi="Courier New" w:cs="Courier New" w:hint="default"/>
      </w:rPr>
    </w:lvl>
    <w:lvl w:ilvl="8" w:tplc="18C0C362" w:tentative="1">
      <w:start w:val="1"/>
      <w:numFmt w:val="bullet"/>
      <w:lvlText w:val=""/>
      <w:lvlJc w:val="left"/>
      <w:pPr>
        <w:ind w:left="6480" w:hanging="360"/>
      </w:pPr>
      <w:rPr>
        <w:rFonts w:ascii="Wingdings" w:hAnsi="Wingdings" w:hint="default"/>
      </w:rPr>
    </w:lvl>
  </w:abstractNum>
  <w:abstractNum w:abstractNumId="36" w15:restartNumberingAfterBreak="0">
    <w:nsid w:val="7CCC7EDD"/>
    <w:multiLevelType w:val="singleLevel"/>
    <w:tmpl w:val="08090017"/>
    <w:lvl w:ilvl="0">
      <w:start w:val="1"/>
      <w:numFmt w:val="lowerLetter"/>
      <w:lvlText w:val="%1)"/>
      <w:lvlJc w:val="left"/>
      <w:pPr>
        <w:tabs>
          <w:tab w:val="num" w:pos="360"/>
        </w:tabs>
        <w:ind w:left="360" w:hanging="360"/>
      </w:pPr>
      <w:rPr>
        <w:rFonts w:hint="default"/>
      </w:rPr>
    </w:lvl>
  </w:abstractNum>
  <w:abstractNum w:abstractNumId="37"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39872837">
    <w:abstractNumId w:val="4"/>
    <w:lvlOverride w:ilvl="0">
      <w:lvl w:ilvl="0">
        <w:start w:val="1"/>
        <w:numFmt w:val="bullet"/>
        <w:lvlText w:val=""/>
        <w:legacy w:legacy="1" w:legacySpace="0" w:legacyIndent="425"/>
        <w:lvlJc w:val="left"/>
        <w:pPr>
          <w:ind w:left="426" w:hanging="425"/>
        </w:pPr>
        <w:rPr>
          <w:rFonts w:ascii="Symbol" w:hAnsi="Symbol" w:hint="default"/>
        </w:rPr>
      </w:lvl>
    </w:lvlOverride>
  </w:num>
  <w:num w:numId="2" w16cid:durableId="791481601">
    <w:abstractNumId w:val="4"/>
    <w:lvlOverride w:ilvl="0">
      <w:lvl w:ilvl="0">
        <w:start w:val="1"/>
        <w:numFmt w:val="bullet"/>
        <w:lvlText w:val=""/>
        <w:legacy w:legacy="1" w:legacySpace="0" w:legacyIndent="283"/>
        <w:lvlJc w:val="left"/>
        <w:pPr>
          <w:ind w:left="284" w:hanging="283"/>
        </w:pPr>
        <w:rPr>
          <w:rFonts w:ascii="Symbol" w:hAnsi="Symbol" w:hint="default"/>
        </w:rPr>
      </w:lvl>
    </w:lvlOverride>
  </w:num>
  <w:num w:numId="3" w16cid:durableId="113209955">
    <w:abstractNumId w:val="4"/>
    <w:lvlOverride w:ilvl="0">
      <w:lvl w:ilvl="0">
        <w:start w:val="1"/>
        <w:numFmt w:val="bullet"/>
        <w:lvlText w:val=""/>
        <w:legacy w:legacy="1" w:legacySpace="0" w:legacyIndent="283"/>
        <w:lvlJc w:val="left"/>
        <w:pPr>
          <w:ind w:left="284" w:hanging="283"/>
        </w:pPr>
        <w:rPr>
          <w:rFonts w:ascii="Symbol" w:hAnsi="Symbol" w:hint="default"/>
        </w:rPr>
      </w:lvl>
    </w:lvlOverride>
  </w:num>
  <w:num w:numId="4" w16cid:durableId="95370623">
    <w:abstractNumId w:val="30"/>
  </w:num>
  <w:num w:numId="5" w16cid:durableId="1405027679">
    <w:abstractNumId w:val="15"/>
  </w:num>
  <w:num w:numId="6" w16cid:durableId="649406559">
    <w:abstractNumId w:val="28"/>
  </w:num>
  <w:num w:numId="7" w16cid:durableId="1685399758">
    <w:abstractNumId w:val="20"/>
  </w:num>
  <w:num w:numId="8" w16cid:durableId="433984201">
    <w:abstractNumId w:val="18"/>
  </w:num>
  <w:num w:numId="9" w16cid:durableId="786123425">
    <w:abstractNumId w:val="10"/>
  </w:num>
  <w:num w:numId="10" w16cid:durableId="973216094">
    <w:abstractNumId w:val="16"/>
  </w:num>
  <w:num w:numId="11" w16cid:durableId="2039550338">
    <w:abstractNumId w:val="22"/>
  </w:num>
  <w:num w:numId="12" w16cid:durableId="2089767045">
    <w:abstractNumId w:val="36"/>
  </w:num>
  <w:num w:numId="13" w16cid:durableId="2010912407">
    <w:abstractNumId w:val="25"/>
  </w:num>
  <w:num w:numId="14" w16cid:durableId="1494639537">
    <w:abstractNumId w:val="13"/>
  </w:num>
  <w:num w:numId="15" w16cid:durableId="1716657736">
    <w:abstractNumId w:val="5"/>
  </w:num>
  <w:num w:numId="16" w16cid:durableId="935360600">
    <w:abstractNumId w:val="4"/>
    <w:lvlOverride w:ilvl="0">
      <w:lvl w:ilvl="0">
        <w:start w:val="1"/>
        <w:numFmt w:val="bullet"/>
        <w:lvlText w:val=""/>
        <w:legacy w:legacy="1" w:legacySpace="0" w:legacyIndent="283"/>
        <w:lvlJc w:val="left"/>
        <w:pPr>
          <w:ind w:left="283" w:hanging="283"/>
        </w:pPr>
        <w:rPr>
          <w:rFonts w:ascii="Symbol" w:hAnsi="Symbol" w:hint="default"/>
        </w:rPr>
      </w:lvl>
    </w:lvlOverride>
  </w:num>
  <w:num w:numId="17" w16cid:durableId="1925410162">
    <w:abstractNumId w:val="4"/>
    <w:lvlOverride w:ilvl="0">
      <w:lvl w:ilvl="0">
        <w:start w:val="1"/>
        <w:numFmt w:val="bullet"/>
        <w:lvlText w:val=""/>
        <w:legacy w:legacy="1" w:legacySpace="0" w:legacyIndent="360"/>
        <w:lvlJc w:val="left"/>
        <w:pPr>
          <w:ind w:left="360" w:hanging="360"/>
        </w:pPr>
        <w:rPr>
          <w:rFonts w:ascii="Wingdings" w:hAnsi="Wingdings" w:hint="default"/>
        </w:rPr>
      </w:lvl>
    </w:lvlOverride>
  </w:num>
  <w:num w:numId="18" w16cid:durableId="1828671922">
    <w:abstractNumId w:val="21"/>
  </w:num>
  <w:num w:numId="19" w16cid:durableId="201332571">
    <w:abstractNumId w:val="34"/>
  </w:num>
  <w:num w:numId="20" w16cid:durableId="523517762">
    <w:abstractNumId w:val="3"/>
  </w:num>
  <w:num w:numId="21" w16cid:durableId="1468426587">
    <w:abstractNumId w:val="2"/>
  </w:num>
  <w:num w:numId="22" w16cid:durableId="1411927355">
    <w:abstractNumId w:val="6"/>
  </w:num>
  <w:num w:numId="23" w16cid:durableId="1885094406">
    <w:abstractNumId w:val="17"/>
  </w:num>
  <w:num w:numId="24" w16cid:durableId="1393427500">
    <w:abstractNumId w:val="11"/>
  </w:num>
  <w:num w:numId="25" w16cid:durableId="1669795294">
    <w:abstractNumId w:val="11"/>
    <w:lvlOverride w:ilvl="0">
      <w:startOverride w:val="1"/>
    </w:lvlOverride>
  </w:num>
  <w:num w:numId="26" w16cid:durableId="1970277845">
    <w:abstractNumId w:val="23"/>
  </w:num>
  <w:num w:numId="27" w16cid:durableId="856384453">
    <w:abstractNumId w:val="23"/>
    <w:lvlOverride w:ilvl="0">
      <w:startOverride w:val="1"/>
    </w:lvlOverride>
  </w:num>
  <w:num w:numId="28" w16cid:durableId="2058506881">
    <w:abstractNumId w:val="1"/>
  </w:num>
  <w:num w:numId="29" w16cid:durableId="1225684149">
    <w:abstractNumId w:val="0"/>
  </w:num>
  <w:num w:numId="30" w16cid:durableId="90783144">
    <w:abstractNumId w:val="29"/>
  </w:num>
  <w:num w:numId="31" w16cid:durableId="1339036862">
    <w:abstractNumId w:val="8"/>
  </w:num>
  <w:num w:numId="32" w16cid:durableId="13653910">
    <w:abstractNumId w:val="27"/>
  </w:num>
  <w:num w:numId="33" w16cid:durableId="932980078">
    <w:abstractNumId w:val="37"/>
  </w:num>
  <w:num w:numId="34" w16cid:durableId="1077164864">
    <w:abstractNumId w:val="14"/>
  </w:num>
  <w:num w:numId="35" w16cid:durableId="1371421470">
    <w:abstractNumId w:val="31"/>
  </w:num>
  <w:num w:numId="36" w16cid:durableId="813982149">
    <w:abstractNumId w:val="35"/>
  </w:num>
  <w:num w:numId="37" w16cid:durableId="964771118">
    <w:abstractNumId w:val="32"/>
  </w:num>
  <w:num w:numId="38" w16cid:durableId="1059284189">
    <w:abstractNumId w:val="9"/>
  </w:num>
  <w:num w:numId="39" w16cid:durableId="2006013409">
    <w:abstractNumId w:val="26"/>
  </w:num>
  <w:num w:numId="40" w16cid:durableId="726026487">
    <w:abstractNumId w:val="24"/>
  </w:num>
  <w:num w:numId="41" w16cid:durableId="1857377725">
    <w:abstractNumId w:val="12"/>
  </w:num>
  <w:num w:numId="42" w16cid:durableId="1215434746">
    <w:abstractNumId w:val="33"/>
  </w:num>
  <w:num w:numId="43" w16cid:durableId="106119932">
    <w:abstractNumId w:val="14"/>
    <w:lvlOverride w:ilvl="0">
      <w:startOverride w:val="3"/>
    </w:lvlOverride>
    <w:lvlOverride w:ilvl="1">
      <w:startOverride w:val="8"/>
    </w:lvlOverride>
  </w:num>
  <w:num w:numId="44" w16cid:durableId="1747416990">
    <w:abstractNumId w:val="7"/>
  </w:num>
  <w:num w:numId="45" w16cid:durableId="128037766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fuk Unal">
    <w15:presenceInfo w15:providerId="None" w15:userId="Ufuk Un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rYwMzYxtzQxtzA3MrBQ0lEKTi0uzszPAykwNK4FALq+j9wtAAAA"/>
  </w:docVars>
  <w:rsids>
    <w:rsidRoot w:val="00046102"/>
    <w:rsid w:val="00046102"/>
    <w:rsid w:val="00171196"/>
    <w:rsid w:val="001747DE"/>
    <w:rsid w:val="001B7671"/>
    <w:rsid w:val="001E084D"/>
    <w:rsid w:val="001F45A5"/>
    <w:rsid w:val="0020301A"/>
    <w:rsid w:val="00551744"/>
    <w:rsid w:val="00703FDA"/>
    <w:rsid w:val="007C5153"/>
    <w:rsid w:val="007E0403"/>
    <w:rsid w:val="00883833"/>
    <w:rsid w:val="00965D5F"/>
    <w:rsid w:val="00966C95"/>
    <w:rsid w:val="00A7098D"/>
    <w:rsid w:val="00C13B77"/>
    <w:rsid w:val="00C30D2D"/>
    <w:rsid w:val="00C41F23"/>
    <w:rsid w:val="00E40E43"/>
    <w:rsid w:val="00E95E86"/>
    <w:rsid w:val="00F33E1C"/>
    <w:rsid w:val="00FC04D9"/>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0"/>
    <o:shapelayout v:ext="edit">
      <o:idmap v:ext="edit" data="1"/>
      <o:rules v:ext="edit">
        <o:r id="V:Rule4" type="connector" idref="#AutoShape 37"/>
        <o:r id="V:Rule5" type="connector" idref="#AutoShape 32"/>
        <o:r id="V:Rule6" type="connector" idref="#AutoShape 26"/>
      </o:rules>
    </o:shapelayout>
  </w:shapeDefaults>
  <w:decimalSymbol w:val=","/>
  <w:listSeparator w:val=";"/>
  <w14:docId w14:val="7BF7CB5F"/>
  <w15:docId w15:val="{68CD6FD8-9BCA-4DCD-BBAA-3A5B8DB3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uiPriority="35"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51B1"/>
    <w:pPr>
      <w:spacing w:before="60" w:after="60" w:line="276" w:lineRule="auto"/>
      <w:contextualSpacing/>
    </w:pPr>
    <w:rPr>
      <w:rFonts w:ascii="Arial" w:eastAsia="Calibri" w:hAnsi="Arial" w:cs="Arial"/>
      <w:sz w:val="22"/>
      <w:szCs w:val="22"/>
      <w:lang w:val="en-US" w:eastAsia="en-US"/>
    </w:rPr>
  </w:style>
  <w:style w:type="paragraph" w:styleId="Heading1">
    <w:name w:val="heading 1"/>
    <w:basedOn w:val="Normal"/>
    <w:next w:val="Normal"/>
    <w:link w:val="Heading1Char"/>
    <w:uiPriority w:val="9"/>
    <w:qFormat/>
    <w:rsid w:val="001B4F36"/>
    <w:pPr>
      <w:keepNext/>
      <w:numPr>
        <w:numId w:val="34"/>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F351B1"/>
    <w:pPr>
      <w:keepNext/>
      <w:numPr>
        <w:ilvl w:val="1"/>
        <w:numId w:val="34"/>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F351B1"/>
    <w:pPr>
      <w:keepNext/>
      <w:numPr>
        <w:ilvl w:val="2"/>
        <w:numId w:val="34"/>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F351B1"/>
    <w:pPr>
      <w:keepNext/>
      <w:numPr>
        <w:ilvl w:val="3"/>
        <w:numId w:val="34"/>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F351B1"/>
    <w:pPr>
      <w:numPr>
        <w:ilvl w:val="4"/>
        <w:numId w:val="34"/>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F351B1"/>
    <w:pPr>
      <w:numPr>
        <w:ilvl w:val="5"/>
        <w:numId w:val="34"/>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F351B1"/>
    <w:pPr>
      <w:numPr>
        <w:ilvl w:val="6"/>
        <w:numId w:val="34"/>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F351B1"/>
    <w:pPr>
      <w:numPr>
        <w:ilvl w:val="7"/>
        <w:numId w:val="34"/>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F351B1"/>
    <w:pPr>
      <w:numPr>
        <w:ilvl w:val="8"/>
        <w:numId w:val="34"/>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1B4F36"/>
    <w:pPr>
      <w:tabs>
        <w:tab w:val="left" w:pos="993"/>
        <w:tab w:val="left" w:pos="7088"/>
      </w:tabs>
      <w:ind w:left="426" w:hanging="425"/>
    </w:pPr>
  </w:style>
  <w:style w:type="paragraph" w:styleId="TOC4">
    <w:name w:val="toc 4"/>
    <w:basedOn w:val="Normal"/>
    <w:next w:val="Normal"/>
    <w:semiHidden/>
    <w:pPr>
      <w:spacing w:before="0" w:after="0"/>
      <w:ind w:left="720"/>
    </w:pPr>
    <w:rPr>
      <w:rFonts w:ascii="Times New Roman" w:hAnsi="Times New Roman"/>
      <w:sz w:val="20"/>
    </w:rPr>
  </w:style>
  <w:style w:type="paragraph" w:styleId="TOC3">
    <w:name w:val="toc 3"/>
    <w:basedOn w:val="Normal"/>
    <w:next w:val="Normal"/>
    <w:uiPriority w:val="39"/>
    <w:pPr>
      <w:spacing w:before="0" w:after="0"/>
      <w:ind w:left="480"/>
    </w:pPr>
    <w:rPr>
      <w:rFonts w:ascii="Times New Roman" w:hAnsi="Times New Roman"/>
      <w:sz w:val="20"/>
    </w:rPr>
  </w:style>
  <w:style w:type="paragraph" w:styleId="TOC2">
    <w:name w:val="toc 2"/>
    <w:basedOn w:val="Normal"/>
    <w:next w:val="Normal"/>
    <w:uiPriority w:val="39"/>
    <w:rsid w:val="001B4F36"/>
    <w:pPr>
      <w:spacing w:after="0"/>
      <w:ind w:left="240"/>
    </w:pPr>
    <w:rPr>
      <w:b/>
      <w:bCs/>
    </w:rPr>
  </w:style>
  <w:style w:type="paragraph" w:styleId="TOC1">
    <w:name w:val="toc 1"/>
    <w:basedOn w:val="Normal"/>
    <w:uiPriority w:val="39"/>
    <w:pPr>
      <w:spacing w:after="0"/>
    </w:pPr>
    <w:rPr>
      <w:rFonts w:ascii="Times New Roman" w:hAnsi="Times New Roman"/>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style>
  <w:style w:type="paragraph" w:styleId="Footer">
    <w:name w:val="footer"/>
    <w:basedOn w:val="Normal"/>
    <w:link w:val="FooterChar"/>
    <w:uiPriority w:val="99"/>
    <w:unhideWhenUsed/>
    <w:rsid w:val="00F351B1"/>
    <w:pPr>
      <w:tabs>
        <w:tab w:val="center" w:pos="4680"/>
        <w:tab w:val="right" w:pos="9360"/>
      </w:tabs>
      <w:spacing w:after="0" w:line="240" w:lineRule="auto"/>
    </w:pPr>
  </w:style>
  <w:style w:type="paragraph" w:styleId="Header">
    <w:name w:val="header"/>
    <w:basedOn w:val="Normal"/>
    <w:link w:val="HeaderChar"/>
    <w:unhideWhenUsed/>
    <w:rsid w:val="00F351B1"/>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Fuzeile2">
    <w:name w:val="Fußzeile2"/>
    <w:basedOn w:val="Footer"/>
    <w:rsid w:val="001B4F36"/>
    <w:rPr>
      <w:b/>
      <w:sz w:val="24"/>
    </w:rPr>
  </w:style>
  <w:style w:type="paragraph" w:customStyle="1" w:styleId="Tabelle">
    <w:name w:val="Tabelle"/>
    <w:basedOn w:val="Normal"/>
    <w:rsid w:val="001B4F36"/>
    <w:pPr>
      <w:spacing w:before="120" w:after="120" w:line="240" w:lineRule="auto"/>
      <w:ind w:left="113" w:right="11"/>
    </w:pPr>
    <w:rPr>
      <w:sz w:val="20"/>
    </w:rPr>
  </w:style>
  <w:style w:type="paragraph" w:customStyle="1" w:styleId="Fuzeile20">
    <w:name w:val="Fußzeile 2"/>
    <w:basedOn w:val="Footer"/>
    <w:rsid w:val="001B4F36"/>
    <w:pPr>
      <w:widowControl w:val="0"/>
      <w:spacing w:line="360" w:lineRule="auto"/>
      <w:jc w:val="both"/>
    </w:pPr>
    <w:rPr>
      <w:b/>
      <w:sz w:val="24"/>
    </w:rPr>
  </w:style>
  <w:style w:type="character" w:styleId="PageNumber">
    <w:name w:val="page number"/>
    <w:basedOn w:val="DefaultParagraphFont"/>
  </w:style>
  <w:style w:type="paragraph" w:customStyle="1" w:styleId="Anmerkung">
    <w:name w:val="Anmerkung"/>
    <w:basedOn w:val="NormalIndent"/>
    <w:rsid w:val="001B4F36"/>
    <w:pPr>
      <w:tabs>
        <w:tab w:val="left" w:pos="360"/>
      </w:tabs>
      <w:ind w:left="360" w:hanging="360"/>
    </w:pPr>
  </w:style>
  <w:style w:type="paragraph" w:customStyle="1" w:styleId="Anmerkung0">
    <w:name w:val="Anmerkung_+"/>
    <w:basedOn w:val="Anmerkung"/>
  </w:style>
  <w:style w:type="paragraph" w:customStyle="1" w:styleId="Anmerkung-">
    <w:name w:val="Anmerkung_-"/>
    <w:basedOn w:val="NormalIndent"/>
    <w:rsid w:val="001B4F36"/>
    <w:pPr>
      <w:tabs>
        <w:tab w:val="left" w:pos="360"/>
      </w:tabs>
      <w:ind w:left="360" w:hanging="360"/>
    </w:pPr>
  </w:style>
  <w:style w:type="paragraph" w:styleId="BodyText">
    <w:name w:val="Body Text"/>
    <w:basedOn w:val="Normal"/>
    <w:rsid w:val="001B4F36"/>
    <w:pPr>
      <w:spacing w:line="240" w:lineRule="auto"/>
    </w:pPr>
  </w:style>
  <w:style w:type="paragraph" w:styleId="BodyText2">
    <w:name w:val="Body Text 2"/>
    <w:basedOn w:val="Normal"/>
    <w:rsid w:val="001B4F36"/>
    <w:pPr>
      <w:jc w:val="both"/>
    </w:pPr>
  </w:style>
  <w:style w:type="paragraph" w:customStyle="1" w:styleId="Table">
    <w:name w:val="Table"/>
    <w:basedOn w:val="Normal"/>
    <w:rsid w:val="001B4F36"/>
    <w:pPr>
      <w:keepNext/>
      <w:ind w:left="113" w:right="11"/>
    </w:pPr>
    <w:rPr>
      <w:sz w:val="20"/>
    </w:r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rsid w:val="001B4F36"/>
    <w:pPr>
      <w:tabs>
        <w:tab w:val="left" w:pos="567"/>
      </w:tabs>
      <w:ind w:left="284" w:right="-1844" w:hanging="284"/>
    </w:pPr>
    <w:rPr>
      <w:b/>
      <w:sz w:val="72"/>
      <w:szCs w:val="72"/>
      <w:u w:val="single"/>
    </w:rPr>
  </w:style>
  <w:style w:type="paragraph" w:customStyle="1" w:styleId="SubTitle">
    <w:name w:val="Sub_Title"/>
    <w:basedOn w:val="Normal"/>
    <w:autoRedefine/>
    <w:rsid w:val="001B4F36"/>
    <w:pPr>
      <w:tabs>
        <w:tab w:val="left" w:pos="284"/>
      </w:tabs>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rsid w:val="001B4F36"/>
    <w:pPr>
      <w:tabs>
        <w:tab w:val="center" w:pos="4820"/>
        <w:tab w:val="right" w:pos="9639"/>
      </w:tabs>
      <w:spacing w:before="0"/>
      <w:ind w:right="-1985"/>
    </w:pPr>
    <w:rPr>
      <w:b/>
      <w:szCs w:val="24"/>
    </w:rPr>
  </w:style>
  <w:style w:type="paragraph" w:customStyle="1" w:styleId="Footermaintitle">
    <w:name w:val="Footer_main_title"/>
    <w:basedOn w:val="Footer"/>
    <w:autoRedefine/>
    <w:rsid w:val="001B4F36"/>
    <w:pPr>
      <w:tabs>
        <w:tab w:val="left" w:pos="4536"/>
        <w:tab w:val="left" w:pos="6237"/>
      </w:tabs>
    </w:pPr>
    <w:rPr>
      <w:sz w:val="20"/>
    </w:rPr>
  </w:style>
  <w:style w:type="paragraph" w:customStyle="1" w:styleId="Footerchaptertitle">
    <w:name w:val="Footer_chapter_title"/>
    <w:basedOn w:val="Footer"/>
    <w:autoRedefine/>
    <w:rsid w:val="001B4F36"/>
    <w:pPr>
      <w:tabs>
        <w:tab w:val="left" w:pos="4536"/>
        <w:tab w:val="left" w:pos="6237"/>
      </w:tabs>
    </w:pPr>
    <w:rPr>
      <w:b/>
      <w:sz w:val="16"/>
    </w:rPr>
  </w:style>
  <w:style w:type="paragraph" w:customStyle="1" w:styleId="FooterCopyright">
    <w:name w:val="Footer_Copyright"/>
    <w:basedOn w:val="Footer"/>
    <w:autoRedefine/>
    <w:rsid w:val="001B4F36"/>
    <w:pPr>
      <w:tabs>
        <w:tab w:val="left" w:pos="4536"/>
        <w:tab w:val="left" w:pos="6237"/>
      </w:tabs>
    </w:pPr>
    <w:rPr>
      <w:b/>
      <w:sz w:val="24"/>
    </w:rPr>
  </w:style>
  <w:style w:type="paragraph" w:customStyle="1" w:styleId="Figure">
    <w:name w:val="Figure"/>
    <w:basedOn w:val="Normal"/>
    <w:autoRedefine/>
    <w:rsid w:val="001B4F36"/>
    <w:pPr>
      <w:spacing w:before="0" w:after="0"/>
    </w:pPr>
  </w:style>
  <w:style w:type="paragraph" w:customStyle="1" w:styleId="MarginText">
    <w:name w:val="Margin_Text"/>
    <w:basedOn w:val="Normal"/>
    <w:autoRedefine/>
    <w:rsid w:val="001B4F36"/>
    <w:pPr>
      <w:spacing w:before="0" w:after="0"/>
    </w:pPr>
    <w:rPr>
      <w:b/>
      <w:bCs/>
      <w:lang w:val="fr-FR"/>
    </w:rPr>
  </w:style>
  <w:style w:type="paragraph" w:customStyle="1" w:styleId="Normalbulleted1">
    <w:name w:val="Normal bulleted 1"/>
    <w:basedOn w:val="Normal"/>
    <w:autoRedefine/>
    <w:rsid w:val="001B4F36"/>
    <w:pPr>
      <w:numPr>
        <w:numId w:val="4"/>
      </w:numPr>
      <w:ind w:left="357" w:hanging="357"/>
    </w:pPr>
  </w:style>
  <w:style w:type="paragraph" w:customStyle="1" w:styleId="Normalbulletted2">
    <w:name w:val="Normal bulletted 2"/>
    <w:basedOn w:val="Normal"/>
    <w:autoRedefine/>
    <w:rsid w:val="001B4F36"/>
    <w:pPr>
      <w:numPr>
        <w:numId w:val="14"/>
      </w:numPr>
    </w:pPr>
  </w:style>
  <w:style w:type="paragraph" w:customStyle="1" w:styleId="Normalnote">
    <w:name w:val="Normal_note"/>
    <w:basedOn w:val="Normal"/>
    <w:autoRedefine/>
    <w:rPr>
      <w:b/>
      <w:i/>
      <w:u w:val="double"/>
    </w:rPr>
  </w:style>
  <w:style w:type="paragraph" w:styleId="Caption">
    <w:name w:val="caption"/>
    <w:basedOn w:val="Normal"/>
    <w:next w:val="Normal"/>
    <w:uiPriority w:val="35"/>
    <w:unhideWhenUsed/>
    <w:qFormat/>
    <w:rsid w:val="00F351B1"/>
    <w:rPr>
      <w:b/>
      <w:bCs/>
      <w:sz w:val="20"/>
      <w:szCs w:val="20"/>
    </w:rPr>
  </w:style>
  <w:style w:type="paragraph" w:styleId="TOC5">
    <w:name w:val="toc 5"/>
    <w:basedOn w:val="Normal"/>
    <w:next w:val="Normal"/>
    <w:autoRedefine/>
    <w:semiHidden/>
    <w:pPr>
      <w:spacing w:before="0" w:after="0"/>
      <w:ind w:left="960"/>
    </w:pPr>
    <w:rPr>
      <w:rFonts w:ascii="Times New Roman" w:hAnsi="Times New Roman"/>
      <w:sz w:val="20"/>
    </w:rPr>
  </w:style>
  <w:style w:type="paragraph" w:styleId="TOC6">
    <w:name w:val="toc 6"/>
    <w:basedOn w:val="Normal"/>
    <w:next w:val="Normal"/>
    <w:autoRedefine/>
    <w:semiHidden/>
    <w:pPr>
      <w:spacing w:before="0" w:after="0"/>
      <w:ind w:left="1200"/>
    </w:pPr>
    <w:rPr>
      <w:rFonts w:ascii="Times New Roman" w:hAnsi="Times New Roman"/>
      <w:sz w:val="20"/>
    </w:rPr>
  </w:style>
  <w:style w:type="paragraph" w:styleId="TOC7">
    <w:name w:val="toc 7"/>
    <w:basedOn w:val="Normal"/>
    <w:next w:val="Normal"/>
    <w:autoRedefine/>
    <w:semiHidden/>
    <w:pPr>
      <w:spacing w:before="0" w:after="0"/>
      <w:ind w:left="1440"/>
    </w:pPr>
    <w:rPr>
      <w:rFonts w:ascii="Times New Roman" w:hAnsi="Times New Roman"/>
      <w:sz w:val="20"/>
    </w:rPr>
  </w:style>
  <w:style w:type="paragraph" w:styleId="TOC8">
    <w:name w:val="toc 8"/>
    <w:basedOn w:val="Normal"/>
    <w:next w:val="Normal"/>
    <w:autoRedefine/>
    <w:semiHidden/>
    <w:pPr>
      <w:spacing w:before="0" w:after="0"/>
      <w:ind w:left="1680"/>
    </w:pPr>
    <w:rPr>
      <w:rFonts w:ascii="Times New Roman" w:hAnsi="Times New Roman"/>
      <w:sz w:val="20"/>
    </w:rPr>
  </w:style>
  <w:style w:type="paragraph" w:styleId="TOC9">
    <w:name w:val="toc 9"/>
    <w:basedOn w:val="Normal"/>
    <w:next w:val="Normal"/>
    <w:autoRedefine/>
    <w:semiHidden/>
    <w:pPr>
      <w:spacing w:before="0" w:after="0"/>
      <w:ind w:left="1920"/>
    </w:pPr>
    <w:rPr>
      <w:rFonts w:ascii="Times New Roman" w:hAnsi="Times New Roman"/>
      <w:sz w:val="20"/>
    </w:rPr>
  </w:style>
  <w:style w:type="character" w:styleId="Hyperlink">
    <w:name w:val="Hyperlink"/>
    <w:uiPriority w:val="99"/>
    <w:rPr>
      <w:color w:val="0000FF"/>
      <w:u w:val="single"/>
    </w:rPr>
  </w:style>
  <w:style w:type="character" w:customStyle="1" w:styleId="HeaderChar">
    <w:name w:val="Header Char"/>
    <w:link w:val="Header"/>
    <w:rsid w:val="00F351B1"/>
    <w:rPr>
      <w:rFonts w:ascii="Arial" w:eastAsia="Calibri" w:hAnsi="Arial" w:cs="Arial"/>
      <w:sz w:val="22"/>
      <w:szCs w:val="22"/>
    </w:rPr>
  </w:style>
  <w:style w:type="character" w:customStyle="1" w:styleId="FooterChar">
    <w:name w:val="Footer Char"/>
    <w:link w:val="Footer"/>
    <w:uiPriority w:val="99"/>
    <w:rsid w:val="00F351B1"/>
    <w:rPr>
      <w:rFonts w:ascii="Arial" w:eastAsia="Calibri" w:hAnsi="Arial" w:cs="Arial"/>
      <w:sz w:val="22"/>
      <w:szCs w:val="22"/>
    </w:rPr>
  </w:style>
  <w:style w:type="character" w:styleId="PlaceholderText">
    <w:name w:val="Placeholder Text"/>
    <w:uiPriority w:val="99"/>
    <w:semiHidden/>
    <w:rsid w:val="00F351B1"/>
    <w:rPr>
      <w:color w:val="808080"/>
    </w:rPr>
  </w:style>
  <w:style w:type="character" w:customStyle="1" w:styleId="Heading1Char">
    <w:name w:val="Heading 1 Char"/>
    <w:link w:val="Heading1"/>
    <w:uiPriority w:val="9"/>
    <w:rsid w:val="00F351B1"/>
    <w:rPr>
      <w:rFonts w:ascii="Arial" w:hAnsi="Arial" w:cs="Arial"/>
      <w:b/>
      <w:bCs/>
      <w:kern w:val="32"/>
      <w:sz w:val="28"/>
      <w:szCs w:val="28"/>
      <w:lang w:val="en-US" w:eastAsia="en-US"/>
    </w:rPr>
  </w:style>
  <w:style w:type="character" w:customStyle="1" w:styleId="Heading2Char">
    <w:name w:val="Heading 2 Char"/>
    <w:link w:val="Heading2"/>
    <w:uiPriority w:val="9"/>
    <w:rsid w:val="00F351B1"/>
    <w:rPr>
      <w:rFonts w:ascii="Arial" w:hAnsi="Arial" w:cs="Arial"/>
      <w:b/>
      <w:bCs/>
      <w:iCs/>
      <w:sz w:val="26"/>
      <w:szCs w:val="26"/>
    </w:rPr>
  </w:style>
  <w:style w:type="character" w:customStyle="1" w:styleId="Heading3Char">
    <w:name w:val="Heading 3 Char"/>
    <w:link w:val="Heading3"/>
    <w:uiPriority w:val="9"/>
    <w:rsid w:val="00F351B1"/>
    <w:rPr>
      <w:rFonts w:ascii="Arial" w:hAnsi="Arial" w:cs="Arial"/>
      <w:b/>
      <w:bCs/>
      <w:sz w:val="22"/>
      <w:szCs w:val="22"/>
    </w:rPr>
  </w:style>
  <w:style w:type="character" w:customStyle="1" w:styleId="Heading4Char">
    <w:name w:val="Heading 4 Char"/>
    <w:link w:val="Heading4"/>
    <w:uiPriority w:val="9"/>
    <w:rsid w:val="00F351B1"/>
    <w:rPr>
      <w:rFonts w:ascii="Arial" w:hAnsi="Arial" w:cs="Arial"/>
      <w:b/>
      <w:bCs/>
      <w:sz w:val="22"/>
      <w:szCs w:val="22"/>
    </w:rPr>
  </w:style>
  <w:style w:type="character" w:customStyle="1" w:styleId="Heading5Char">
    <w:name w:val="Heading 5 Char"/>
    <w:link w:val="Heading5"/>
    <w:uiPriority w:val="9"/>
    <w:rsid w:val="00F351B1"/>
    <w:rPr>
      <w:rFonts w:ascii="Arial" w:hAnsi="Arial" w:cs="Arial"/>
      <w:b/>
      <w:bCs/>
      <w:iCs/>
      <w:sz w:val="22"/>
      <w:szCs w:val="22"/>
    </w:rPr>
  </w:style>
  <w:style w:type="character" w:customStyle="1" w:styleId="Heading6Char">
    <w:name w:val="Heading 6 Char"/>
    <w:link w:val="Heading6"/>
    <w:uiPriority w:val="9"/>
    <w:rsid w:val="00F351B1"/>
    <w:rPr>
      <w:rFonts w:ascii="Calibri" w:hAnsi="Calibri"/>
      <w:b/>
      <w:bCs/>
      <w:sz w:val="22"/>
      <w:szCs w:val="22"/>
    </w:rPr>
  </w:style>
  <w:style w:type="character" w:customStyle="1" w:styleId="Heading7Char">
    <w:name w:val="Heading 7 Char"/>
    <w:link w:val="Heading7"/>
    <w:uiPriority w:val="9"/>
    <w:rsid w:val="00F351B1"/>
    <w:rPr>
      <w:rFonts w:ascii="Calibri" w:hAnsi="Calibri"/>
      <w:sz w:val="24"/>
      <w:szCs w:val="24"/>
    </w:rPr>
  </w:style>
  <w:style w:type="character" w:customStyle="1" w:styleId="Heading8Char">
    <w:name w:val="Heading 8 Char"/>
    <w:link w:val="Heading8"/>
    <w:uiPriority w:val="9"/>
    <w:rsid w:val="00F351B1"/>
    <w:rPr>
      <w:rFonts w:ascii="Calibri" w:hAnsi="Calibri"/>
      <w:i/>
      <w:iCs/>
      <w:sz w:val="24"/>
      <w:szCs w:val="24"/>
    </w:rPr>
  </w:style>
  <w:style w:type="character" w:customStyle="1" w:styleId="Heading9Char">
    <w:name w:val="Heading 9 Char"/>
    <w:link w:val="Heading9"/>
    <w:uiPriority w:val="9"/>
    <w:rsid w:val="00F351B1"/>
    <w:rPr>
      <w:rFonts w:ascii="Cambria" w:hAnsi="Cambria"/>
      <w:sz w:val="22"/>
      <w:szCs w:val="22"/>
    </w:rPr>
  </w:style>
  <w:style w:type="paragraph" w:customStyle="1" w:styleId="Bullet1">
    <w:name w:val="Bullet 1"/>
    <w:basedOn w:val="Normal"/>
    <w:link w:val="Bullet1Char"/>
    <w:qFormat/>
    <w:rsid w:val="001B4F36"/>
    <w:pPr>
      <w:numPr>
        <w:numId w:val="40"/>
      </w:numPr>
    </w:pPr>
  </w:style>
  <w:style w:type="paragraph" w:customStyle="1" w:styleId="Bullet2">
    <w:name w:val="Bullet 2"/>
    <w:basedOn w:val="Normal"/>
    <w:link w:val="Bullet2Char"/>
    <w:qFormat/>
    <w:rsid w:val="001B4F36"/>
    <w:pPr>
      <w:numPr>
        <w:numId w:val="41"/>
      </w:numPr>
    </w:pPr>
  </w:style>
  <w:style w:type="character" w:customStyle="1" w:styleId="Bullet1Char">
    <w:name w:val="Bullet 1 Char"/>
    <w:link w:val="Bullet1"/>
    <w:rsid w:val="00F351B1"/>
    <w:rPr>
      <w:rFonts w:ascii="Arial" w:eastAsia="Calibri" w:hAnsi="Arial" w:cs="Arial"/>
      <w:sz w:val="22"/>
      <w:szCs w:val="22"/>
      <w:lang w:val="en-US" w:eastAsia="en-US"/>
    </w:rPr>
  </w:style>
  <w:style w:type="paragraph" w:customStyle="1" w:styleId="Bullet3">
    <w:name w:val="Bullet 3"/>
    <w:basedOn w:val="Normal"/>
    <w:link w:val="Bullet3Char"/>
    <w:qFormat/>
    <w:rsid w:val="00F351B1"/>
    <w:pPr>
      <w:numPr>
        <w:ilvl w:val="1"/>
        <w:numId w:val="37"/>
      </w:numPr>
    </w:pPr>
  </w:style>
  <w:style w:type="character" w:customStyle="1" w:styleId="Bullet2Char">
    <w:name w:val="Bullet 2 Char"/>
    <w:link w:val="Bullet2"/>
    <w:rsid w:val="00F351B1"/>
    <w:rPr>
      <w:rFonts w:ascii="Arial" w:eastAsia="Calibri" w:hAnsi="Arial" w:cs="Arial"/>
      <w:sz w:val="22"/>
      <w:szCs w:val="22"/>
      <w:lang w:val="en-US" w:eastAsia="en-US"/>
    </w:rPr>
  </w:style>
  <w:style w:type="paragraph" w:customStyle="1" w:styleId="Bullet4">
    <w:name w:val="Bullet 4"/>
    <w:basedOn w:val="Normal"/>
    <w:link w:val="Bullet4Char"/>
    <w:qFormat/>
    <w:rsid w:val="001B4F36"/>
    <w:pPr>
      <w:numPr>
        <w:numId w:val="38"/>
      </w:numPr>
    </w:pPr>
  </w:style>
  <w:style w:type="character" w:customStyle="1" w:styleId="Bullet3Char">
    <w:name w:val="Bullet 3 Char"/>
    <w:link w:val="Bullet3"/>
    <w:rsid w:val="00F351B1"/>
    <w:rPr>
      <w:rFonts w:ascii="Arial" w:eastAsia="Calibri" w:hAnsi="Arial" w:cs="Arial"/>
      <w:sz w:val="22"/>
      <w:szCs w:val="22"/>
    </w:rPr>
  </w:style>
  <w:style w:type="character" w:customStyle="1" w:styleId="Bullet4Char">
    <w:name w:val="Bullet 4 Char"/>
    <w:link w:val="Bullet4"/>
    <w:rsid w:val="00F351B1"/>
    <w:rPr>
      <w:rFonts w:ascii="Arial" w:eastAsia="Calibri" w:hAnsi="Arial" w:cs="Arial"/>
      <w:sz w:val="22"/>
      <w:szCs w:val="22"/>
      <w:lang w:val="en-US" w:eastAsia="en-US"/>
    </w:rPr>
  </w:style>
  <w:style w:type="paragraph" w:customStyle="1" w:styleId="Picture">
    <w:name w:val="Picture"/>
    <w:basedOn w:val="Normal"/>
    <w:link w:val="PictureChar"/>
    <w:qFormat/>
    <w:rsid w:val="00F351B1"/>
    <w:pPr>
      <w:keepNext/>
    </w:pPr>
  </w:style>
  <w:style w:type="character" w:customStyle="1" w:styleId="PictureChar">
    <w:name w:val="Picture Char"/>
    <w:link w:val="Picture"/>
    <w:rsid w:val="00F351B1"/>
    <w:rPr>
      <w:rFonts w:ascii="Arial" w:eastAsia="Calibri" w:hAnsi="Arial" w:cs="Arial"/>
      <w:sz w:val="22"/>
      <w:szCs w:val="22"/>
    </w:rPr>
  </w:style>
  <w:style w:type="paragraph" w:styleId="NoSpacing">
    <w:name w:val="No Spacing"/>
    <w:link w:val="NoSpacingChar"/>
    <w:uiPriority w:val="1"/>
    <w:qFormat/>
    <w:rsid w:val="00176C62"/>
    <w:rPr>
      <w:rFonts w:ascii="Calibri" w:hAnsi="Calibri"/>
      <w:sz w:val="22"/>
      <w:szCs w:val="22"/>
      <w:lang w:val="en-US" w:eastAsia="en-US"/>
    </w:rPr>
  </w:style>
  <w:style w:type="character" w:customStyle="1" w:styleId="NoSpacingChar">
    <w:name w:val="No Spacing Char"/>
    <w:link w:val="NoSpacing"/>
    <w:uiPriority w:val="1"/>
    <w:rsid w:val="00176C62"/>
    <w:rPr>
      <w:rFonts w:ascii="Calibri" w:hAnsi="Calibri"/>
      <w:sz w:val="22"/>
      <w:szCs w:val="22"/>
      <w:lang w:val="en-US" w:eastAsia="en-US" w:bidi="ar-SA"/>
    </w:rPr>
  </w:style>
  <w:style w:type="paragraph" w:styleId="TOCHeading0">
    <w:name w:val="TOC Heading"/>
    <w:basedOn w:val="Heading1"/>
    <w:next w:val="Normal"/>
    <w:uiPriority w:val="39"/>
    <w:semiHidden/>
    <w:unhideWhenUsed/>
    <w:qFormat/>
    <w:rsid w:val="001B4F36"/>
    <w:pPr>
      <w:keepLines/>
      <w:numPr>
        <w:numId w:val="0"/>
      </w:numPr>
      <w:spacing w:before="480" w:after="0"/>
      <w:contextualSpacing w:val="0"/>
      <w:outlineLvl w:val="9"/>
    </w:pPr>
    <w:rPr>
      <w:rFonts w:ascii="Cambria" w:hAnsi="Cambria" w:cs="Times New Roman"/>
      <w:color w:val="365F91"/>
      <w:kern w:val="0"/>
    </w:rPr>
  </w:style>
  <w:style w:type="paragraph" w:styleId="Revision">
    <w:name w:val="Revision"/>
    <w:hidden/>
    <w:uiPriority w:val="99"/>
    <w:semiHidden/>
    <w:rsid w:val="00705FBD"/>
    <w:rPr>
      <w:rFonts w:ascii="Arial" w:eastAsia="Calibri" w:hAnsi="Arial" w:cs="Arial"/>
      <w:sz w:val="22"/>
      <w:szCs w:val="22"/>
      <w:lang w:val="en-US" w:eastAsia="en-US"/>
    </w:rPr>
  </w:style>
  <w:style w:type="paragraph" w:styleId="BalloonText">
    <w:name w:val="Balloon Text"/>
    <w:basedOn w:val="Normal"/>
    <w:link w:val="BalloonTextChar"/>
    <w:rsid w:val="00705FB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05FBD"/>
    <w:rPr>
      <w:rFonts w:ascii="Segoe UI" w:eastAsia="Calibri" w:hAnsi="Segoe UI" w:cs="Segoe UI"/>
      <w:sz w:val="18"/>
      <w:szCs w:val="18"/>
      <w:lang w:val="en-US" w:eastAsia="en-US"/>
    </w:rPr>
  </w:style>
  <w:style w:type="table" w:customStyle="1" w:styleId="GridTable3-Accent11">
    <w:name w:val="Grid Table 3 - Accent 11"/>
    <w:basedOn w:val="TableNormal"/>
    <w:uiPriority w:val="48"/>
    <w:rsid w:val="00E17AB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styleId="ListParagraph">
    <w:name w:val="List Paragraph"/>
    <w:basedOn w:val="Normal"/>
    <w:uiPriority w:val="34"/>
    <w:qFormat/>
    <w:rsid w:val="00E31F3F"/>
    <w:pPr>
      <w:ind w:left="720"/>
    </w:pPr>
  </w:style>
  <w:style w:type="table" w:styleId="TableGrid">
    <w:name w:val="Table Grid"/>
    <w:basedOn w:val="TableNormal"/>
    <w:rsid w:val="00C41F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package" Target="embeddings/Microsoft_Visio_Drawing4.vsdx"/><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package" Target="embeddings/Microsoft_Visio_Drawing2.vsdx"/><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0.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microsoft.com/office/2011/relationships/people" Target="people.xml"/><Relationship Id="rId10" Type="http://schemas.openxmlformats.org/officeDocument/2006/relationships/image" Target="media/image4.emf"/><Relationship Id="rId19" Type="http://schemas.openxmlformats.org/officeDocument/2006/relationships/package" Target="embeddings/Microsoft_Visio_Drawing3.vsdx"/><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emf"/><Relationship Id="rId22" Type="http://schemas.openxmlformats.org/officeDocument/2006/relationships/image" Target="media/image11.em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5C01F8-8EB4-4DA9-B4C7-B147FB194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178</TotalTime>
  <Pages>15</Pages>
  <Words>3393</Words>
  <Characters>20229</Characters>
  <Application>Microsoft Office Word</Application>
  <DocSecurity>0</DocSecurity>
  <Lines>168</Lines>
  <Paragraphs>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Ausfallsicher planen</vt:lpstr>
      <vt:lpstr>Ausfallsicher planen</vt:lpstr>
    </vt:vector>
  </TitlesOfParts>
  <Company>KNX Association</Company>
  <LinksUpToDate>false</LinksUpToDate>
  <CharactersWithSpaces>23575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Fail-safe planning</dc:title>
  <dc:creator>KNX Association</dc:creator>
  <cp:lastModifiedBy>Ufuk Unal</cp:lastModifiedBy>
  <cp:revision>31</cp:revision>
  <cp:lastPrinted>2016-09-29T15:20:00Z</cp:lastPrinted>
  <dcterms:created xsi:type="dcterms:W3CDTF">2016-09-27T12:27:00Z</dcterms:created>
  <dcterms:modified xsi:type="dcterms:W3CDTF">2025-10-03T12:53:00Z</dcterms:modified>
</cp:coreProperties>
</file>